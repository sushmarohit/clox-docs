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App Workflows by All User Role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sz w:val="22"/>
          <w:szCs w:val="22"/>
        </w:rPr>
      </w:pPr>
      <w:bookmarkStart w:colFirst="0" w:colLast="0" w:name="_heading=h.8yprr2d9j72z" w:id="0"/>
      <w:bookmarkEnd w:id="0"/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sz w:val="22"/>
          <w:szCs w:val="22"/>
          <w:rtl w:val="0"/>
        </w:rPr>
        <w:t xml:space="preserve">Super Admin Workflow</w:t>
      </w:r>
    </w:p>
    <w:p w:rsidR="00000000" w:rsidDel="00000000" w:rsidP="00000000" w:rsidRDefault="00000000" w:rsidRPr="00000000" w14:paraId="00000004">
      <w:pPr>
        <w:numPr>
          <w:ilvl w:val="0"/>
          <w:numId w:val="56"/>
        </w:numP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  <w:t xml:space="preserve"> Set minimum base fares and platform commission rates (30%).</w:t>
      </w:r>
    </w:p>
    <w:p w:rsidR="00000000" w:rsidDel="00000000" w:rsidP="00000000" w:rsidRDefault="00000000" w:rsidRPr="00000000" w14:paraId="00000005">
      <w:pPr>
        <w:numPr>
          <w:ilvl w:val="0"/>
          <w:numId w:val="56"/>
        </w:numP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Compliance Audit:</w:t>
      </w:r>
      <w:r w:rsidDel="00000000" w:rsidR="00000000" w:rsidRPr="00000000">
        <w:rPr>
          <w:rtl w:val="0"/>
        </w:rPr>
        <w:t xml:space="preserve"> Review uploaded documents. Automated system flags RWCs and ABNs nearing expiration.</w:t>
      </w:r>
    </w:p>
    <w:p w:rsidR="00000000" w:rsidDel="00000000" w:rsidP="00000000" w:rsidRDefault="00000000" w:rsidRPr="00000000" w14:paraId="00000006">
      <w:pPr>
        <w:numPr>
          <w:ilvl w:val="0"/>
          <w:numId w:val="56"/>
        </w:numP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Liquidated Damages:</w:t>
      </w:r>
      <w:r w:rsidDel="00000000" w:rsidR="00000000" w:rsidRPr="00000000">
        <w:rPr>
          <w:rtl w:val="0"/>
        </w:rPr>
        <w:t xml:space="preserve"> Review and approve/deny claims for late cancellations or substantial detention.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B. Sender (Customer) Workflow: Business vs. Individual</w:t>
      </w:r>
    </w:p>
    <w:p w:rsidR="00000000" w:rsidDel="00000000" w:rsidP="00000000" w:rsidRDefault="00000000" w:rsidRPr="00000000" w14:paraId="00000009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Onboarding:</w:t>
      </w:r>
      <w:r w:rsidDel="00000000" w:rsidR="00000000" w:rsidRPr="00000000">
        <w:rPr>
          <w:rtl w:val="0"/>
        </w:rPr>
        <w:t xml:space="preserve"> Register via OTP login.</w:t>
      </w:r>
    </w:p>
    <w:p w:rsidR="00000000" w:rsidDel="00000000" w:rsidP="00000000" w:rsidRDefault="00000000" w:rsidRPr="00000000" w14:paraId="0000000A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Business Branch:</w:t>
      </w:r>
      <w:r w:rsidDel="00000000" w:rsidR="00000000" w:rsidRPr="00000000">
        <w:rPr>
          <w:rtl w:val="0"/>
        </w:rPr>
        <w:t xml:space="preserve"> Mandatory ABN/ACN entry; verified via </w:t>
      </w:r>
      <w:r w:rsidDel="00000000" w:rsidR="00000000" w:rsidRPr="00000000">
        <w:rPr>
          <w:b w:val="1"/>
          <w:bCs w:val="1"/>
          <w:rtl w:val="0"/>
        </w:rPr>
        <w:t xml:space="preserve">3rd party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Individual Branch:</w:t>
      </w:r>
      <w:r w:rsidDel="00000000" w:rsidR="00000000" w:rsidRPr="00000000">
        <w:rPr>
          <w:rtl w:val="0"/>
        </w:rPr>
        <w:t xml:space="preserve"> Mandatory Driver's License or Passport scan; verified via </w:t>
      </w:r>
      <w:r w:rsidDel="00000000" w:rsidR="00000000" w:rsidRPr="00000000">
        <w:rPr>
          <w:b w:val="1"/>
          <w:bCs w:val="1"/>
          <w:rtl w:val="0"/>
        </w:rPr>
        <w:t xml:space="preserve">3rd party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Request Creation:</w:t>
      </w:r>
      <w:r w:rsidDel="00000000" w:rsidR="00000000" w:rsidRPr="00000000">
        <w:rPr>
          <w:rtl w:val="0"/>
        </w:rPr>
        <w:t xml:space="preserve"> Input pickup/drop locations using </w:t>
      </w:r>
      <w:r w:rsidDel="00000000" w:rsidR="00000000" w:rsidRPr="00000000">
        <w:rPr>
          <w:b w:val="1"/>
          <w:bCs w:val="1"/>
          <w:rtl w:val="0"/>
        </w:rPr>
        <w:t xml:space="preserve">Google Maps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Job Selection:</w:t>
      </w:r>
      <w:r w:rsidDel="00000000" w:rsidR="00000000" w:rsidRPr="00000000">
        <w:rPr>
          <w:rtl w:val="0"/>
        </w:rPr>
        <w:t xml:space="preserve"> Choose "Per KM" (Interstate) or </w:t>
      </w:r>
      <w:r w:rsidDel="00000000" w:rsidR="00000000" w:rsidRPr="00000000">
        <w:rPr>
          <w:b w:val="1"/>
          <w:bCs w:val="1"/>
          <w:rtl w:val="0"/>
        </w:rPr>
        <w:t xml:space="preserve">"Hourly" (Local - mandatory minimum 4 hours). *base rate setup by super admin.</w:t>
      </w:r>
    </w:p>
    <w:p w:rsidR="00000000" w:rsidDel="00000000" w:rsidP="00000000" w:rsidRDefault="00000000" w:rsidRPr="00000000" w14:paraId="0000000E">
      <w:pPr>
        <w:numPr>
          <w:ilvl w:val="0"/>
          <w:numId w:val="50"/>
        </w:numPr>
        <w:spacing w:after="0" w:afterAutospacing="0" w:before="0" w:beforeAutospacing="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Freight type (cartons / pallets / machinery / loose) </w:t>
      </w:r>
    </w:p>
    <w:p w:rsidR="00000000" w:rsidDel="00000000" w:rsidP="00000000" w:rsidRDefault="00000000" w:rsidRPr="00000000" w14:paraId="0000000F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Chargeable Weight Input:</w:t>
      </w:r>
      <w:r w:rsidDel="00000000" w:rsidR="00000000" w:rsidRPr="00000000">
        <w:rPr>
          <w:rtl w:val="0"/>
        </w:rPr>
        <w:t xml:space="preserve"> Mandatory dead weight (kg) and dimensions (L x W x H).</w:t>
      </w:r>
    </w:p>
    <w:p w:rsidR="00000000" w:rsidDel="00000000" w:rsidP="00000000" w:rsidRDefault="00000000" w:rsidRPr="00000000" w14:paraId="00000010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00" w:hanging="360"/>
        <w:rPr/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Choose load type</w:t>
      </w:r>
      <w:r w:rsidDel="00000000" w:rsidR="00000000" w:rsidRPr="00000000">
        <w:rPr>
          <w:color w:val="1f1f1f"/>
          <w:highlight w:val="white"/>
          <w:rtl w:val="0"/>
        </w:rPr>
        <w:t xml:space="preserve"> Use 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simple checkboxes</w:t>
      </w:r>
      <w:r w:rsidDel="00000000" w:rsidR="00000000" w:rsidRPr="00000000">
        <w:rPr>
          <w:color w:val="1f1f1f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☐ General Freight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☐ Dangerous Goods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☐ Liquid / Bulk Liquid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☐ Oversize / Over-dimension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☐ Steel / Metal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☐ Temperature Controlled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☐ Machinery / Heavy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☐ Vehicles / Plant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☐ Containers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☐ Timber / Building Materials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☐ High-Value / Sensitive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☐ Waste / Recycling</w:t>
      </w:r>
    </w:p>
    <w:p w:rsidR="00000000" w:rsidDel="00000000" w:rsidP="00000000" w:rsidRDefault="00000000" w:rsidRPr="00000000" w14:paraId="0000001D">
      <w:pPr>
        <w:spacing w:after="240" w:before="240" w:lineRule="auto"/>
        <w:jc w:val="center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if they choose DG Load (Danger Good) must select Class and weight if weight above 1000kg must upload Dg Document.            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1f1f1f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SMART RULES FOR CLOX (AUTO-LOGIC)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b w:val="1"/>
                <w:bCs w:val="1"/>
                <w:color w:val="1f1f1f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highlight w:val="white"/>
                <w:rtl w:val="0"/>
              </w:rPr>
              <w:t xml:space="preserve">If customer selects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b w:val="1"/>
                <w:bCs w:val="1"/>
                <w:color w:val="1f1f1f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1f1f"/>
                <w:highlight w:val="white"/>
                <w:rtl w:val="0"/>
              </w:rPr>
              <w:t xml:space="preserve">System 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Dangerous Goods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Only DG-approved carriers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Oversize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Permit warning + flatbed only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Liquid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Spill containment check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Steel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Chain &amp; restraint confirmation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Reefer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Temp range mandatory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Container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Wharf access check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spacing w:after="80" w:before="360" w:lineRule="auto"/>
        <w:ind w:left="720" w:firstLine="0"/>
        <w:rPr>
          <w:color w:val="1f1f1f"/>
          <w:sz w:val="22"/>
          <w:szCs w:val="22"/>
          <w:highlight w:val="white"/>
        </w:rPr>
      </w:pPr>
      <w:bookmarkStart w:colFirst="0" w:colLast="0" w:name="_heading=h.yv89jpdtyvk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600" w:hanging="360"/>
        <w:rPr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Pick up</w:t>
      </w:r>
      <w:r w:rsidDel="00000000" w:rsidR="00000000" w:rsidRPr="00000000">
        <w:rPr>
          <w:color w:val="1f1f1f"/>
          <w:highlight w:val="white"/>
          <w:rtl w:val="0"/>
        </w:rPr>
        <w:t xml:space="preserve"> date and time on calendars.</w:t>
      </w:r>
    </w:p>
    <w:p w:rsidR="00000000" w:rsidDel="00000000" w:rsidP="00000000" w:rsidRDefault="00000000" w:rsidRPr="00000000" w14:paraId="00000033">
      <w:pPr>
        <w:numPr>
          <w:ilvl w:val="0"/>
          <w:numId w:val="50"/>
        </w:numPr>
        <w:spacing w:after="0" w:afterAutospacing="0" w:before="0" w:beforeAutospacing="0" w:lineRule="auto"/>
        <w:ind w:left="600" w:hanging="360"/>
        <w:rPr/>
      </w:pPr>
      <w:r w:rsidDel="00000000" w:rsidR="00000000" w:rsidRPr="00000000">
        <w:rPr>
          <w:color w:val="1f1f1f"/>
          <w:highlight w:val="white"/>
          <w:rtl w:val="0"/>
        </w:rPr>
        <w:t xml:space="preserve">Special requirements:</w:t>
      </w:r>
    </w:p>
    <w:p w:rsidR="00000000" w:rsidDel="00000000" w:rsidP="00000000" w:rsidRDefault="00000000" w:rsidRPr="00000000" w14:paraId="00000034">
      <w:pPr>
        <w:numPr>
          <w:ilvl w:val="1"/>
          <w:numId w:val="50"/>
        </w:numPr>
        <w:spacing w:after="0" w:afterAutospacing="0" w:before="0" w:beforeAutospacing="0" w:lineRule="auto"/>
        <w:ind w:left="1200" w:hanging="360"/>
        <w:rPr/>
      </w:pPr>
      <w:r w:rsidDel="00000000" w:rsidR="00000000" w:rsidRPr="00000000">
        <w:rPr>
          <w:color w:val="1f1f1f"/>
          <w:highlight w:val="white"/>
          <w:rtl w:val="0"/>
        </w:rPr>
        <w:t xml:space="preserve">☐ Tailgate</w:t>
      </w:r>
    </w:p>
    <w:p w:rsidR="00000000" w:rsidDel="00000000" w:rsidP="00000000" w:rsidRDefault="00000000" w:rsidRPr="00000000" w14:paraId="00000035">
      <w:pPr>
        <w:numPr>
          <w:ilvl w:val="1"/>
          <w:numId w:val="50"/>
        </w:numPr>
        <w:spacing w:after="0" w:afterAutospacing="0" w:before="0" w:beforeAutospacing="0" w:lineRule="auto"/>
        <w:ind w:left="1200" w:hanging="360"/>
        <w:rPr/>
      </w:pPr>
      <w:r w:rsidDel="00000000" w:rsidR="00000000" w:rsidRPr="00000000">
        <w:rPr>
          <w:color w:val="1f1f1f"/>
          <w:highlight w:val="white"/>
          <w:rtl w:val="0"/>
        </w:rPr>
        <w:t xml:space="preserve">☐ Forklift on site</w:t>
      </w:r>
    </w:p>
    <w:p w:rsidR="00000000" w:rsidDel="00000000" w:rsidP="00000000" w:rsidRDefault="00000000" w:rsidRPr="00000000" w14:paraId="00000036">
      <w:pPr>
        <w:numPr>
          <w:ilvl w:val="1"/>
          <w:numId w:val="50"/>
        </w:numPr>
        <w:spacing w:after="0" w:afterAutospacing="0" w:before="0" w:beforeAutospacing="0" w:lineRule="auto"/>
        <w:ind w:left="1200" w:hanging="360"/>
        <w:rPr/>
      </w:pPr>
      <w:r w:rsidDel="00000000" w:rsidR="00000000" w:rsidRPr="00000000">
        <w:rPr>
          <w:color w:val="1f1f1f"/>
          <w:highlight w:val="white"/>
          <w:rtl w:val="0"/>
        </w:rPr>
        <w:t xml:space="preserve">☐ Refrigerated</w:t>
      </w:r>
    </w:p>
    <w:p w:rsidR="00000000" w:rsidDel="00000000" w:rsidP="00000000" w:rsidRDefault="00000000" w:rsidRPr="00000000" w14:paraId="00000037">
      <w:pPr>
        <w:numPr>
          <w:ilvl w:val="1"/>
          <w:numId w:val="50"/>
        </w:numPr>
        <w:spacing w:after="0" w:afterAutospacing="0" w:before="0" w:beforeAutospacing="0" w:lineRule="auto"/>
        <w:ind w:left="1200" w:hanging="360"/>
        <w:rPr/>
      </w:pPr>
      <w:r w:rsidDel="00000000" w:rsidR="00000000" w:rsidRPr="00000000">
        <w:rPr>
          <w:color w:val="1f1f1f"/>
          <w:highlight w:val="white"/>
          <w:rtl w:val="0"/>
        </w:rPr>
        <w:t xml:space="preserve">☐ Crane (Hiab)</w:t>
      </w:r>
    </w:p>
    <w:p w:rsidR="00000000" w:rsidDel="00000000" w:rsidP="00000000" w:rsidRDefault="00000000" w:rsidRPr="00000000" w14:paraId="00000038">
      <w:pPr>
        <w:numPr>
          <w:ilvl w:val="1"/>
          <w:numId w:val="50"/>
        </w:numPr>
        <w:spacing w:after="240" w:before="0" w:beforeAutospacing="0" w:lineRule="auto"/>
        <w:ind w:left="1200" w:hanging="360"/>
        <w:rPr/>
      </w:pPr>
      <w:r w:rsidDel="00000000" w:rsidR="00000000" w:rsidRPr="00000000">
        <w:rPr>
          <w:color w:val="1f1f1f"/>
          <w:highlight w:val="white"/>
          <w:rtl w:val="0"/>
        </w:rPr>
        <w:t xml:space="preserve">☐ Time-critical</w:t>
      </w:r>
    </w:p>
    <w:p w:rsidR="00000000" w:rsidDel="00000000" w:rsidP="00000000" w:rsidRDefault="00000000" w:rsidRPr="00000000" w14:paraId="00000039">
      <w:pPr>
        <w:pStyle w:val="Heading3"/>
        <w:spacing w:after="80" w:before="280" w:lineRule="auto"/>
        <w:ind w:left="600" w:hanging="360"/>
        <w:rPr>
          <w:sz w:val="26"/>
          <w:szCs w:val="26"/>
        </w:rPr>
      </w:pPr>
      <w:bookmarkStart w:colFirst="0" w:colLast="0" w:name="_heading=h.e97gk43ifih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80" w:before="280" w:lineRule="auto"/>
        <w:ind w:left="600" w:hanging="360"/>
        <w:rPr>
          <w:sz w:val="26"/>
          <w:szCs w:val="26"/>
        </w:rPr>
      </w:pPr>
      <w:bookmarkStart w:colFirst="0" w:colLast="0" w:name="_heading=h.9j5d34ou2hh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80" w:before="280" w:lineRule="auto"/>
        <w:ind w:left="600" w:hanging="360"/>
        <w:rPr>
          <w:sz w:val="26"/>
          <w:szCs w:val="26"/>
        </w:rPr>
      </w:pPr>
      <w:bookmarkStart w:colFirst="0" w:colLast="0" w:name="_heading=h.g06o4xb7792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80" w:before="280" w:lineRule="auto"/>
        <w:ind w:left="600" w:hanging="360"/>
        <w:rPr>
          <w:sz w:val="26"/>
          <w:szCs w:val="26"/>
        </w:rPr>
      </w:pPr>
      <w:bookmarkStart w:colFirst="0" w:colLast="0" w:name="_heading=h.x34zffe7033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80" w:before="280" w:lineRule="auto"/>
        <w:ind w:left="600" w:hanging="360"/>
        <w:rPr>
          <w:sz w:val="26"/>
          <w:szCs w:val="26"/>
        </w:rPr>
      </w:pPr>
      <w:bookmarkStart w:colFirst="0" w:colLast="0" w:name="_heading=h.m9x6ub7r49y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80" w:before="280" w:lineRule="auto"/>
        <w:ind w:left="600" w:hanging="360"/>
        <w:rPr>
          <w:sz w:val="22"/>
          <w:szCs w:val="22"/>
        </w:rPr>
      </w:pPr>
      <w:bookmarkStart w:colFirst="0" w:colLast="0" w:name="_heading=h.e97annktcq4f" w:id="7"/>
      <w:bookmarkEnd w:id="7"/>
      <w:r w:rsidDel="00000000" w:rsidR="00000000" w:rsidRPr="00000000">
        <w:rPr>
          <w:sz w:val="22"/>
          <w:szCs w:val="22"/>
          <w:rtl w:val="0"/>
        </w:rPr>
        <w:t xml:space="preserve">System Vehicle Recommendation (Auto)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Clox system:</w:t>
      </w:r>
    </w:p>
    <w:p w:rsidR="00000000" w:rsidDel="00000000" w:rsidP="00000000" w:rsidRDefault="00000000" w:rsidRPr="00000000" w14:paraId="00000040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Calculates minimum required vehicle</w:t>
      </w:r>
    </w:p>
    <w:p w:rsidR="00000000" w:rsidDel="00000000" w:rsidP="00000000" w:rsidRDefault="00000000" w:rsidRPr="00000000" w14:paraId="0000004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Shows recommended vehicle types</w:t>
      </w:r>
    </w:p>
    <w:p w:rsidR="00000000" w:rsidDel="00000000" w:rsidP="00000000" w:rsidRDefault="00000000" w:rsidRPr="00000000" w14:paraId="00000042">
      <w:pPr>
        <w:numPr>
          <w:ilvl w:val="1"/>
          <w:numId w:val="76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“Large Van or 3-Tonne Truck”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Sender sees: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</w:rPr>
      </w:pPr>
      <w:sdt>
        <w:sdtPr>
          <w:id w:val="80103400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 Recommended vehicle</w:t>
          </w:r>
        </w:sdtContent>
      </w:sdt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Vehicles too small are disabled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⬆️ Larger vehicles allowed (with higher cost)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0"/>
        </w:numPr>
        <w:spacing w:after="240" w:before="240" w:lineRule="auto"/>
        <w:ind w:left="600" w:hanging="360"/>
        <w:rPr>
          <w:color w:val="1f1f1f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📌 Important: Sender selects requirement, not a specific truck or driver.</w:t>
      </w:r>
    </w:p>
    <w:p w:rsidR="00000000" w:rsidDel="00000000" w:rsidP="00000000" w:rsidRDefault="00000000" w:rsidRPr="00000000" w14:paraId="00000048">
      <w:pPr>
        <w:pStyle w:val="Heading3"/>
        <w:spacing w:after="80" w:before="280" w:lineRule="auto"/>
        <w:ind w:left="600" w:hanging="360"/>
        <w:rPr>
          <w:sz w:val="22"/>
          <w:szCs w:val="22"/>
        </w:rPr>
      </w:pPr>
      <w:bookmarkStart w:colFirst="0" w:colLast="0" w:name="_heading=h.797z95fz203e" w:id="8"/>
      <w:bookmarkEnd w:id="8"/>
      <w:r w:rsidDel="00000000" w:rsidR="00000000" w:rsidRPr="00000000">
        <w:rPr>
          <w:sz w:val="22"/>
          <w:szCs w:val="22"/>
          <w:rtl w:val="0"/>
        </w:rPr>
        <w:t xml:space="preserve">Price Visibility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Sender sees: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ranges per vehicle type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Capacity suitability indicator:</w:t>
      </w:r>
    </w:p>
    <w:p w:rsidR="00000000" w:rsidDel="00000000" w:rsidP="00000000" w:rsidRDefault="00000000" w:rsidRPr="00000000" w14:paraId="0000004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Perfect fit</w:t>
      </w:r>
    </w:p>
    <w:p w:rsidR="00000000" w:rsidDel="00000000" w:rsidP="00000000" w:rsidRDefault="00000000" w:rsidRPr="00000000" w14:paraId="0000004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🟡 Extra space</w:t>
      </w:r>
    </w:p>
    <w:p w:rsidR="00000000" w:rsidDel="00000000" w:rsidP="00000000" w:rsidRDefault="00000000" w:rsidRPr="00000000" w14:paraId="0000004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🔴 Risk of overload (blocked)</w:t>
      </w:r>
    </w:p>
    <w:p w:rsidR="00000000" w:rsidDel="00000000" w:rsidP="00000000" w:rsidRDefault="00000000" w:rsidRPr="00000000" w14:paraId="00000050">
      <w:pPr>
        <w:numPr>
          <w:ilvl w:val="0"/>
          <w:numId w:val="50"/>
        </w:numPr>
        <w:ind w:left="600" w:hanging="360"/>
        <w:rPr>
          <w:color w:val="1f1f1f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Submit a bid. The system enforces a validation rule: </w:t>
      </w:r>
      <w:r w:rsidDel="00000000" w:rsidR="00000000" w:rsidRPr="00000000">
        <w:rPr>
          <w:b w:val="1"/>
          <w:bCs w:val="1"/>
          <w:rtl w:val="0"/>
        </w:rPr>
        <w:t xml:space="preserve">The bid amount cannot be lower than the minimum base price set by the Super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Post proposal</w:t>
      </w:r>
      <w:r w:rsidDel="00000000" w:rsidR="00000000" w:rsidRPr="00000000">
        <w:rPr>
          <w:color w:val="1f1f1f"/>
          <w:highlight w:val="white"/>
          <w:rtl w:val="0"/>
        </w:rPr>
        <w:t xml:space="preserve"> job broadcast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Proposal Review:</w:t>
      </w:r>
      <w:r w:rsidDel="00000000" w:rsidR="00000000" w:rsidRPr="00000000">
        <w:rPr>
          <w:rtl w:val="0"/>
        </w:rPr>
        <w:t xml:space="preserve"> Review from the transport company side. The review screen must display:(masking transport company info)</w:t>
      </w:r>
    </w:p>
    <w:p w:rsidR="00000000" w:rsidDel="00000000" w:rsidP="00000000" w:rsidRDefault="00000000" w:rsidRPr="00000000" w14:paraId="00000054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Driver Details:</w:t>
      </w:r>
      <w:r w:rsidDel="00000000" w:rsidR="00000000" w:rsidRPr="00000000">
        <w:rPr>
          <w:rtl w:val="0"/>
        </w:rPr>
        <w:t xml:space="preserve"> Profile photo, rating, and years of experience.</w:t>
      </w:r>
    </w:p>
    <w:p w:rsidR="00000000" w:rsidDel="00000000" w:rsidP="00000000" w:rsidRDefault="00000000" w:rsidRPr="00000000" w14:paraId="00000055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Vehicle Details:</w:t>
      </w:r>
      <w:r w:rsidDel="00000000" w:rsidR="00000000" w:rsidRPr="00000000">
        <w:rPr>
          <w:rtl w:val="0"/>
        </w:rPr>
        <w:t xml:space="preserve"> Vehicle type and registration number.</w:t>
      </w:r>
    </w:p>
    <w:p w:rsidR="00000000" w:rsidDel="00000000" w:rsidP="00000000" w:rsidRDefault="00000000" w:rsidRPr="00000000" w14:paraId="00000056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Operational Details:</w:t>
      </w:r>
      <w:r w:rsidDel="00000000" w:rsidR="00000000" w:rsidRPr="00000000">
        <w:rPr>
          <w:rtl w:val="0"/>
        </w:rPr>
        <w:t xml:space="preserve"> Estimated Arrival Time (ETA) to the pickup point.</w:t>
      </w:r>
    </w:p>
    <w:p w:rsidR="00000000" w:rsidDel="00000000" w:rsidP="00000000" w:rsidRDefault="00000000" w:rsidRPr="00000000" w14:paraId="00000057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Insurances and certificates</w:t>
      </w:r>
    </w:p>
    <w:p w:rsidR="00000000" w:rsidDel="00000000" w:rsidP="00000000" w:rsidRDefault="00000000" w:rsidRPr="00000000" w14:paraId="00000058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100% Upfront Payment:</w:t>
      </w:r>
      <w:r w:rsidDel="00000000" w:rsidR="00000000" w:rsidRPr="00000000">
        <w:rPr>
          <w:rtl w:val="0"/>
        </w:rPr>
        <w:t xml:space="preserve"> Accept proposal and pay 100% of the agreed fare upfront via </w:t>
      </w:r>
      <w:r w:rsidDel="00000000" w:rsidR="00000000" w:rsidRPr="00000000">
        <w:rPr>
          <w:b w:val="1"/>
          <w:bCs w:val="1"/>
          <w:rtl w:val="0"/>
        </w:rPr>
        <w:t xml:space="preserve">Stripe Connect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Active Monitoring:</w:t>
      </w:r>
      <w:r w:rsidDel="00000000" w:rsidR="00000000" w:rsidRPr="00000000">
        <w:rPr>
          <w:rtl w:val="0"/>
        </w:rPr>
        <w:t xml:space="preserve"> Monitor the trip through real-time GPS tracking on an integrated map.</w:t>
      </w:r>
    </w:p>
    <w:p w:rsidR="00000000" w:rsidDel="00000000" w:rsidP="00000000" w:rsidRDefault="00000000" w:rsidRPr="00000000" w14:paraId="0000005A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Finalization:</w:t>
      </w:r>
      <w:r w:rsidDel="00000000" w:rsidR="00000000" w:rsidRPr="00000000">
        <w:rPr>
          <w:rtl w:val="0"/>
        </w:rPr>
        <w:t xml:space="preserve"> Automatically receive the digital </w:t>
      </w:r>
      <w:r w:rsidDel="00000000" w:rsidR="00000000" w:rsidRPr="00000000">
        <w:rPr>
          <w:b w:val="1"/>
          <w:bCs w:val="1"/>
          <w:rtl w:val="0"/>
        </w:rPr>
        <w:t xml:space="preserve">Proof of Delivery (POD)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Tax Invoice include GST</w:t>
      </w:r>
      <w:r w:rsidDel="00000000" w:rsidR="00000000" w:rsidRPr="00000000">
        <w:rPr>
          <w:rtl w:val="0"/>
        </w:rPr>
        <w:t xml:space="preserve"> upon trip completion.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C. Transportation Company Workflow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is locked behind a mandatory compliance gate.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Pre-Registration Compliance Gate:</w:t>
      </w:r>
      <w:r w:rsidDel="00000000" w:rsidR="00000000" w:rsidRPr="00000000">
        <w:rPr>
          <w:rtl w:val="0"/>
        </w:rPr>
        <w:t xml:space="preserve"> Mandatory upload of </w:t>
      </w:r>
      <w:r w:rsidDel="00000000" w:rsidR="00000000" w:rsidRPr="00000000">
        <w:rPr>
          <w:b w:val="1"/>
          <w:bCs w:val="1"/>
          <w:rtl w:val="0"/>
        </w:rPr>
        <w:t xml:space="preserve">ABN/ACN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Public Liability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Transit/Cargo</w:t>
      </w:r>
      <w:r w:rsidDel="00000000" w:rsidR="00000000" w:rsidRPr="00000000">
        <w:rPr>
          <w:rtl w:val="0"/>
        </w:rPr>
        <w:t xml:space="preserve"> insurance.  verified via </w:t>
      </w:r>
      <w:r w:rsidDel="00000000" w:rsidR="00000000" w:rsidRPr="00000000">
        <w:rPr>
          <w:b w:val="1"/>
          <w:bCs w:val="1"/>
          <w:rtl w:val="0"/>
        </w:rPr>
        <w:t xml:space="preserve">3rd party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Fleet Registration:</w:t>
      </w:r>
      <w:r w:rsidDel="00000000" w:rsidR="00000000" w:rsidRPr="00000000">
        <w:rPr>
          <w:rtl w:val="0"/>
        </w:rPr>
        <w:t xml:space="preserve"> Add vehicles with tare weight, GVM/GCM, and upload </w:t>
      </w:r>
      <w:r w:rsidDel="00000000" w:rsidR="00000000" w:rsidRPr="00000000">
        <w:rPr>
          <w:b w:val="1"/>
          <w:bCs w:val="1"/>
          <w:rtl w:val="0"/>
        </w:rPr>
        <w:t xml:space="preserve">Roadworthy Certificates (RWC)</w:t>
      </w:r>
      <w:r w:rsidDel="00000000" w:rsidR="00000000" w:rsidRPr="00000000">
        <w:rPr>
          <w:rtl w:val="0"/>
        </w:rPr>
        <w:t xml:space="preserve">.  verified via </w:t>
      </w:r>
      <w:r w:rsidDel="00000000" w:rsidR="00000000" w:rsidRPr="00000000">
        <w:rPr>
          <w:b w:val="1"/>
          <w:bCs w:val="1"/>
          <w:rtl w:val="0"/>
        </w:rPr>
        <w:t xml:space="preserve">3rd party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Upload all compliance documents, all insurances, all Permits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Receive Jobs Broadcast:</w:t>
      </w:r>
      <w:r w:rsidDel="00000000" w:rsidR="00000000" w:rsidRPr="00000000">
        <w:rPr>
          <w:rtl w:val="0"/>
        </w:rPr>
        <w:t xml:space="preserve"> Real-time notifications for new freight requests in the carrier's service area.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69"/>
        </w:numPr>
        <w:spacing w:after="0" w:afterAutospacing="0" w:before="240" w:lineRule="auto"/>
        <w:ind w:left="720" w:hanging="360"/>
        <w:rPr/>
      </w:pPr>
      <w:sdt>
        <w:sdtPr>
          <w:id w:val="100279483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Blocks undersized vehicles</w:t>
          </w:r>
        </w:sdtContent>
      </w:sdt>
    </w:p>
    <w:p w:rsidR="00000000" w:rsidDel="00000000" w:rsidP="00000000" w:rsidRDefault="00000000" w:rsidRPr="00000000" w14:paraId="0000006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/>
      </w:pPr>
      <w:sdt>
        <w:sdtPr>
          <w:id w:val="118076547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❌ Blocks licence mismatch</w:t>
          </w:r>
        </w:sdtContent>
      </w:sdt>
    </w:p>
    <w:p w:rsidR="00000000" w:rsidDel="00000000" w:rsidP="00000000" w:rsidRDefault="00000000" w:rsidRPr="00000000" w14:paraId="00000069">
      <w:pPr>
        <w:numPr>
          <w:ilvl w:val="0"/>
          <w:numId w:val="6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⚠️ Warns if tight capacity</w:t>
      </w:r>
    </w:p>
    <w:p w:rsidR="00000000" w:rsidDel="00000000" w:rsidP="00000000" w:rsidRDefault="00000000" w:rsidRPr="00000000" w14:paraId="0000006A">
      <w:pPr>
        <w:pStyle w:val="Heading3"/>
        <w:spacing w:after="80" w:before="280" w:lineRule="auto"/>
        <w:ind w:left="600" w:hanging="360"/>
        <w:rPr>
          <w:sz w:val="22"/>
          <w:szCs w:val="22"/>
        </w:rPr>
      </w:pPr>
      <w:bookmarkStart w:colFirst="0" w:colLast="0" w:name="_heading=h.ef0dc9esrlax" w:id="9"/>
      <w:bookmarkEnd w:id="9"/>
      <w:r w:rsidDel="00000000" w:rsidR="00000000" w:rsidRPr="00000000">
        <w:rPr>
          <w:sz w:val="22"/>
          <w:szCs w:val="22"/>
          <w:rtl w:val="0"/>
        </w:rPr>
        <w:t xml:space="preserve">Smart Conflict Handling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carrier:</w:t>
      </w:r>
    </w:p>
    <w:p w:rsidR="00000000" w:rsidDel="00000000" w:rsidP="00000000" w:rsidRDefault="00000000" w:rsidRPr="00000000" w14:paraId="0000006C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b w:val="1"/>
          <w:bCs w:val="1"/>
        </w:rPr>
      </w:pPr>
      <w:sdt>
        <w:sdtPr>
          <w:id w:val="29741217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Proposes a larger vehicle → Not Allowed (price adjusts)</w:t>
          </w:r>
        </w:sdtContent>
      </w:sdt>
    </w:p>
    <w:p w:rsidR="00000000" w:rsidDel="00000000" w:rsidP="00000000" w:rsidRDefault="00000000" w:rsidRPr="00000000" w14:paraId="0000006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sdt>
        <w:sdtPr>
          <w:id w:val="-46991012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Proposes a smaller vehicle → Blocked</w:t>
          </w:r>
        </w:sdtContent>
      </w:sdt>
    </w:p>
    <w:p w:rsidR="00000000" w:rsidDel="00000000" w:rsidP="00000000" w:rsidRDefault="00000000" w:rsidRPr="00000000" w14:paraId="0000006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Proposes same truck for multiple jobs:</w:t>
      </w:r>
    </w:p>
    <w:p w:rsidR="00000000" w:rsidDel="00000000" w:rsidP="00000000" w:rsidRDefault="00000000" w:rsidRPr="00000000" w14:paraId="0000006F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sdt>
        <w:sdtPr>
          <w:id w:val="-155514004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Once one job is awarded → others auto-expire</w:t>
          </w:r>
        </w:sdtContent>
      </w:sdt>
    </w:p>
    <w:p w:rsidR="00000000" w:rsidDel="00000000" w:rsidP="00000000" w:rsidRDefault="00000000" w:rsidRPr="00000000" w14:paraId="00000070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Carrier notified instantly</w:t>
      </w:r>
    </w:p>
    <w:p w:rsidR="00000000" w:rsidDel="00000000" w:rsidP="00000000" w:rsidRDefault="00000000" w:rsidRPr="00000000" w14:paraId="00000071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Proposal Accept and Submission: (masking customers info)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Assignment:</w:t>
      </w:r>
      <w:r w:rsidDel="00000000" w:rsidR="00000000" w:rsidRPr="00000000">
        <w:rPr>
          <w:rtl w:val="0"/>
        </w:rPr>
        <w:t xml:space="preserve"> Assign a specific verified vehicle and driver to the load.</w:t>
      </w:r>
    </w:p>
    <w:p w:rsidR="00000000" w:rsidDel="00000000" w:rsidP="00000000" w:rsidRDefault="00000000" w:rsidRPr="00000000" w14:paraId="00000073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 Display:</w:t>
      </w:r>
      <w:r w:rsidDel="00000000" w:rsidR="00000000" w:rsidRPr="00000000">
        <w:rPr>
          <w:rtl w:val="0"/>
        </w:rPr>
        <w:t xml:space="preserve"> The app displays the </w:t>
      </w:r>
      <w:r w:rsidDel="00000000" w:rsidR="00000000" w:rsidRPr="00000000">
        <w:rPr>
          <w:b w:val="1"/>
          <w:bCs w:val="1"/>
          <w:rtl w:val="0"/>
        </w:rPr>
        <w:t xml:space="preserve">Net Payout</w:t>
      </w:r>
      <w:r w:rsidDel="00000000" w:rsidR="00000000" w:rsidRPr="00000000">
        <w:rPr>
          <w:rtl w:val="0"/>
        </w:rPr>
        <w:t xml:space="preserve"> (70%) to the carrier, not the gross fare paid by the sender.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Balance:</w:t>
      </w:r>
      <w:r w:rsidDel="00000000" w:rsidR="00000000" w:rsidRPr="00000000">
        <w:rPr>
          <w:rtl w:val="0"/>
        </w:rPr>
        <w:t xml:space="preserve"> up to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Settlement:</w:t>
      </w:r>
      <w:r w:rsidDel="00000000" w:rsidR="00000000" w:rsidRPr="00000000">
        <w:rPr>
          <w:rtl w:val="0"/>
        </w:rPr>
        <w:t xml:space="preserve"> Withdraw 70% payout after the 7-day clearing period.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D. Driver Workflow</w:t>
      </w:r>
    </w:p>
    <w:p w:rsidR="00000000" w:rsidDel="00000000" w:rsidP="00000000" w:rsidRDefault="00000000" w:rsidRPr="00000000" w14:paraId="0000007F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Received  notification job sent by a transport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Secure login via company-provided credentials.</w:t>
      </w:r>
    </w:p>
    <w:p w:rsidR="00000000" w:rsidDel="00000000" w:rsidP="00000000" w:rsidRDefault="00000000" w:rsidRPr="00000000" w14:paraId="00000081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Pre-Trip Checklist:</w:t>
      </w:r>
      <w:r w:rsidDel="00000000" w:rsidR="00000000" w:rsidRPr="00000000">
        <w:rPr>
          <w:rtl w:val="0"/>
        </w:rPr>
        <w:t xml:space="preserve"> Mandatory NHVR safety gate (tyres, brakes, lights, fluids, and "Last Rest Period" entry). *A</w:t>
      </w:r>
    </w:p>
    <w:p w:rsidR="00000000" w:rsidDel="00000000" w:rsidP="00000000" w:rsidRDefault="00000000" w:rsidRPr="00000000" w14:paraId="00000082">
      <w:pPr>
        <w:numPr>
          <w:ilvl w:val="0"/>
          <w:numId w:val="55"/>
        </w:numPr>
        <w:spacing w:after="0" w:before="0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Manual Logbook</w:t>
      </w:r>
      <w:r w:rsidDel="00000000" w:rsidR="00000000" w:rsidRPr="00000000">
        <w:rPr>
          <w:rtl w:val="0"/>
        </w:rPr>
        <w:t xml:space="preserve">: Driver manages rest breaks via paper diary; no in-app fatigue alerts are triggered in this version .</w:t>
      </w:r>
    </w:p>
    <w:p w:rsidR="00000000" w:rsidDel="00000000" w:rsidP="00000000" w:rsidRDefault="00000000" w:rsidRPr="00000000" w14:paraId="00000083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Auto sends notification to all users' pickup location 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 Pre Alert</w:t>
      </w:r>
      <w:r w:rsidDel="00000000" w:rsidR="00000000" w:rsidRPr="00000000">
        <w:rPr>
          <w:rtl w:val="0"/>
        </w:rPr>
        <w:t xml:space="preserve"> Send notification 15 minutes  before reaching destination.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Arrive</w:t>
      </w:r>
      <w:r w:rsidDel="00000000" w:rsidR="00000000" w:rsidRPr="00000000">
        <w:rPr>
          <w:rtl w:val="0"/>
        </w:rPr>
        <w:t xml:space="preserve">  Auto sends notification to all users (*start time calculation based on fleet loading offloading window setup by super admin ) 30 minutes after change waiting time calculating notifications to all user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Start Load </w:t>
      </w:r>
      <w:r w:rsidDel="00000000" w:rsidR="00000000" w:rsidRPr="00000000">
        <w:rPr>
          <w:rtl w:val="0"/>
        </w:rPr>
        <w:t xml:space="preserve">Auto sends notification to all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Pickup Mass Check:</w:t>
      </w:r>
      <w:r w:rsidDel="00000000" w:rsidR="00000000" w:rsidRPr="00000000">
        <w:rPr>
          <w:rtl w:val="0"/>
        </w:rPr>
        <w:t xml:space="preserve"> Inspect load </w:t>
      </w:r>
      <w:r w:rsidDel="00000000" w:rsidR="00000000" w:rsidRPr="00000000">
        <w:rPr>
          <w:color w:val="0a0a0a"/>
          <w:highlight w:val="white"/>
          <w:rtl w:val="0"/>
        </w:rPr>
        <w:t xml:space="preserve">and secured with appropriate straps or chains if </w:t>
      </w:r>
      <w:r w:rsidDel="00000000" w:rsidR="00000000" w:rsidRPr="00000000">
        <w:rPr>
          <w:rtl w:val="0"/>
        </w:rPr>
        <w:t xml:space="preserve">tap "Report Discrepancy" if exceeds declaration, triggering an automated surcharge to the sender. (including collecting all required document)</w:t>
      </w:r>
    </w:p>
    <w:p w:rsidR="00000000" w:rsidDel="00000000" w:rsidP="00000000" w:rsidRDefault="00000000" w:rsidRPr="00000000" w14:paraId="00000088">
      <w:pPr>
        <w:numPr>
          <w:ilvl w:val="0"/>
          <w:numId w:val="55"/>
        </w:numP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Start trip </w:t>
      </w:r>
      <w:r w:rsidDel="00000000" w:rsidR="00000000" w:rsidRPr="00000000">
        <w:rPr>
          <w:rtl w:val="0"/>
        </w:rPr>
        <w:t xml:space="preserve">notification "Start Trip" button enables ONLY after the Mass Check is submitted </w:t>
      </w:r>
    </w:p>
    <w:p w:rsidR="00000000" w:rsidDel="00000000" w:rsidP="00000000" w:rsidRDefault="00000000" w:rsidRPr="00000000" w14:paraId="00000089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Taking Brake </w:t>
      </w: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08A">
      <w:pPr>
        <w:numPr>
          <w:ilvl w:val="0"/>
          <w:numId w:val="55"/>
        </w:numP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 Pre Alert</w:t>
      </w:r>
      <w:r w:rsidDel="00000000" w:rsidR="00000000" w:rsidRPr="00000000">
        <w:rPr>
          <w:rtl w:val="0"/>
        </w:rPr>
        <w:t xml:space="preserve"> Send notification 15 minutes  before reaching destination. Notifications to all users 60 minutes after start waiting charge.</w:t>
      </w:r>
    </w:p>
    <w:p w:rsidR="00000000" w:rsidDel="00000000" w:rsidP="00000000" w:rsidRDefault="00000000" w:rsidRPr="00000000" w14:paraId="0000008B">
      <w:pPr>
        <w:numPr>
          <w:ilvl w:val="0"/>
          <w:numId w:val="55"/>
        </w:numP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Start unload </w:t>
      </w:r>
      <w:r w:rsidDel="00000000" w:rsidR="00000000" w:rsidRPr="00000000">
        <w:rPr>
          <w:rtl w:val="0"/>
        </w:rPr>
        <w:t xml:space="preserve">Auto sends notification to all users.</w:t>
      </w:r>
    </w:p>
    <w:p w:rsidR="00000000" w:rsidDel="00000000" w:rsidP="00000000" w:rsidRDefault="00000000" w:rsidRPr="00000000" w14:paraId="0000008C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POD Capture:</w:t>
      </w:r>
      <w:r w:rsidDel="00000000" w:rsidR="00000000" w:rsidRPr="00000000">
        <w:rPr>
          <w:rtl w:val="0"/>
        </w:rPr>
        <w:t xml:space="preserve"> Geofence triggers arrival timestamp. Capture receiver's </w:t>
      </w:r>
      <w:r w:rsidDel="00000000" w:rsidR="00000000" w:rsidRPr="00000000">
        <w:rPr>
          <w:b w:val="1"/>
          <w:bCs w:val="1"/>
          <w:rtl w:val="0"/>
        </w:rPr>
        <w:t xml:space="preserve">Sign-on-Glass (SOG)</w:t>
      </w:r>
      <w:r w:rsidDel="00000000" w:rsidR="00000000" w:rsidRPr="00000000">
        <w:rPr>
          <w:rtl w:val="0"/>
        </w:rPr>
        <w:t xml:space="preserve"> and mandatory goods photos.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Truck Breakdown – Consolidated App Screen Flow</w:t>
      </w:r>
    </w:p>
    <w:p w:rsidR="00000000" w:rsidDel="00000000" w:rsidP="00000000" w:rsidRDefault="00000000" w:rsidRPr="00000000" w14:paraId="000000A4">
      <w:pPr>
        <w:pStyle w:val="Heading3"/>
        <w:spacing w:before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Driver App Flow</w:t>
      </w:r>
    </w:p>
    <w:p w:rsidR="00000000" w:rsidDel="00000000" w:rsidP="00000000" w:rsidRDefault="00000000" w:rsidRPr="00000000" w14:paraId="000000A5">
      <w:pPr>
        <w:numPr>
          <w:ilvl w:val="0"/>
          <w:numId w:val="57"/>
        </w:numP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 1 (Active Trip):</w:t>
      </w:r>
      <w:r w:rsidDel="00000000" w:rsidR="00000000" w:rsidRPr="00000000">
        <w:rPr>
          <w:rtl w:val="0"/>
        </w:rPr>
        <w:t xml:space="preserve"> Shows Map, ETA, and a </w:t>
      </w:r>
      <w:r w:rsidDel="00000000" w:rsidR="00000000" w:rsidRPr="00000000">
        <w:rPr>
          <w:b w:val="1"/>
          <w:bCs w:val="1"/>
          <w:rtl w:val="0"/>
        </w:rPr>
        <w:t xml:space="preserve">⚠️ Report Issue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A6">
      <w:pPr>
        <w:numPr>
          <w:ilvl w:val="0"/>
          <w:numId w:val="57"/>
        </w:numP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 2 (Report Issue):</w:t>
      </w:r>
      <w:r w:rsidDel="00000000" w:rsidR="00000000" w:rsidRPr="00000000">
        <w:rPr>
          <w:rtl w:val="0"/>
        </w:rPr>
        <w:t xml:space="preserve"> Radio buttons: Truck Breakdown, Accident, Traffic, Other.</w:t>
      </w:r>
    </w:p>
    <w:p w:rsidR="00000000" w:rsidDel="00000000" w:rsidP="00000000" w:rsidRDefault="00000000" w:rsidRPr="00000000" w14:paraId="000000A7">
      <w:pPr>
        <w:numPr>
          <w:ilvl w:val="0"/>
          <w:numId w:val="57"/>
        </w:numP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 3 (Details):</w:t>
      </w:r>
      <w:r w:rsidDel="00000000" w:rsidR="00000000" w:rsidRPr="00000000">
        <w:rPr>
          <w:rtl w:val="0"/>
        </w:rPr>
        <w:t xml:space="preserve"> Dropdown (Engine, Tyre, etc.), GPS, Odometer, and mandatory photo upload.</w:t>
      </w:r>
    </w:p>
    <w:p w:rsidR="00000000" w:rsidDel="00000000" w:rsidP="00000000" w:rsidRDefault="00000000" w:rsidRPr="00000000" w14:paraId="000000A8">
      <w:pPr>
        <w:numPr>
          <w:ilvl w:val="0"/>
          <w:numId w:val="57"/>
        </w:numP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 4 (Status):</w:t>
      </w:r>
      <w:r w:rsidDel="00000000" w:rsidR="00000000" w:rsidRPr="00000000">
        <w:rPr>
          <w:rtl w:val="0"/>
        </w:rPr>
        <w:t xml:space="preserve"> Status becomes  🔴 Breakdown – In Progress. Mandatory Photo/GPS.</w:t>
      </w:r>
    </w:p>
    <w:p w:rsidR="00000000" w:rsidDel="00000000" w:rsidP="00000000" w:rsidRDefault="00000000" w:rsidRPr="00000000" w14:paraId="000000A9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Transport Company Flow</w:t>
      </w:r>
    </w:p>
    <w:p w:rsidR="00000000" w:rsidDel="00000000" w:rsidP="00000000" w:rsidRDefault="00000000" w:rsidRPr="00000000" w14:paraId="000000AA">
      <w:pPr>
        <w:numPr>
          <w:ilvl w:val="0"/>
          <w:numId w:val="46"/>
        </w:numP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 5 (Alert):</w:t>
      </w:r>
      <w:r w:rsidDel="00000000" w:rsidR="00000000" w:rsidRPr="00000000">
        <w:rPr>
          <w:rtl w:val="0"/>
        </w:rPr>
        <w:t xml:space="preserve"> Instant dashboard notification with Trip ID and Vehicle Rego.</w:t>
      </w:r>
    </w:p>
    <w:p w:rsidR="00000000" w:rsidDel="00000000" w:rsidP="00000000" w:rsidRDefault="00000000" w:rsidRPr="00000000" w14:paraId="000000AB">
      <w:pPr>
        <w:numPr>
          <w:ilvl w:val="0"/>
          <w:numId w:val="46"/>
        </w:numP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 6 (Management):</w:t>
      </w:r>
      <w:r w:rsidDel="00000000" w:rsidR="00000000" w:rsidRPr="00000000">
        <w:rPr>
          <w:rtl w:val="0"/>
        </w:rPr>
        <w:t xml:space="preserve"> Resolution options:</w:t>
      </w:r>
    </w:p>
    <w:p w:rsidR="00000000" w:rsidDel="00000000" w:rsidP="00000000" w:rsidRDefault="00000000" w:rsidRPr="00000000" w14:paraId="000000AC">
      <w:pPr>
        <w:numPr>
          <w:ilvl w:val="1"/>
          <w:numId w:val="47"/>
        </w:numPr>
        <w:ind w:left="120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Option A: Assign Replacement (Internal):</w:t>
      </w:r>
      <w:r w:rsidDel="00000000" w:rsidR="00000000" w:rsidRPr="00000000">
        <w:rPr>
          <w:rtl w:val="0"/>
        </w:rPr>
        <w:t xml:space="preserve"> Assign another company truck.</w:t>
      </w:r>
    </w:p>
    <w:p w:rsidR="00000000" w:rsidDel="00000000" w:rsidP="00000000" w:rsidRDefault="00000000" w:rsidRPr="00000000" w14:paraId="000000AD">
      <w:pPr>
        <w:numPr>
          <w:ilvl w:val="1"/>
          <w:numId w:val="47"/>
        </w:numPr>
        <w:ind w:left="120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Option B: Release to Marketplace:</w:t>
      </w:r>
      <w:r w:rsidDel="00000000" w:rsidR="00000000" w:rsidRPr="00000000">
        <w:rPr>
          <w:rtl w:val="0"/>
        </w:rPr>
        <w:t xml:space="preserve"> Perform a </w:t>
      </w:r>
      <w:r w:rsidDel="00000000" w:rsidR="00000000" w:rsidRPr="00000000">
        <w:rPr>
          <w:b w:val="1"/>
          <w:bCs w:val="1"/>
          <w:rtl w:val="0"/>
        </w:rPr>
        <w:t xml:space="preserve">Stripe Transfer Reversal</w:t>
      </w:r>
      <w:r w:rsidDel="00000000" w:rsidR="00000000" w:rsidRPr="00000000">
        <w:rPr>
          <w:rtl w:val="0"/>
        </w:rPr>
        <w:t xml:space="preserve"> to re-payout a new carrier. </w:t>
      </w:r>
    </w:p>
    <w:p w:rsidR="00000000" w:rsidDel="00000000" w:rsidP="00000000" w:rsidRDefault="00000000" w:rsidRPr="00000000" w14:paraId="000000AE">
      <w:pPr>
        <w:numPr>
          <w:ilvl w:val="1"/>
          <w:numId w:val="47"/>
        </w:numPr>
        <w:ind w:left="120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Option C: Repair &amp; Continue:</w:t>
      </w:r>
      <w:r w:rsidDel="00000000" w:rsidR="00000000" w:rsidRPr="00000000">
        <w:rPr>
          <w:rtl w:val="0"/>
        </w:rPr>
        <w:t xml:space="preserve"> Enter ETA; validated against legal fatigue limits.</w:t>
      </w:r>
    </w:p>
    <w:p w:rsidR="00000000" w:rsidDel="00000000" w:rsidP="00000000" w:rsidRDefault="00000000" w:rsidRPr="00000000" w14:paraId="000000AF">
      <w:pPr>
        <w:pStyle w:val="Heading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Sender App Flow</w:t>
      </w:r>
    </w:p>
    <w:p w:rsidR="00000000" w:rsidDel="00000000" w:rsidP="00000000" w:rsidRDefault="00000000" w:rsidRPr="00000000" w14:paraId="000000B0">
      <w:pPr>
        <w:numPr>
          <w:ilvl w:val="0"/>
          <w:numId w:val="48"/>
        </w:numP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 7 (Notification):</w:t>
      </w:r>
      <w:r w:rsidDel="00000000" w:rsidR="00000000" w:rsidRPr="00000000">
        <w:rPr>
          <w:rtl w:val="0"/>
        </w:rPr>
        <w:t xml:space="preserve"> Push notification of the delay.</w:t>
      </w:r>
    </w:p>
    <w:p w:rsidR="00000000" w:rsidDel="00000000" w:rsidP="00000000" w:rsidRDefault="00000000" w:rsidRPr="00000000" w14:paraId="000000B1">
      <w:pPr>
        <w:numPr>
          <w:ilvl w:val="0"/>
          <w:numId w:val="48"/>
        </w:numP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 8 (Details):</w:t>
      </w:r>
      <w:r w:rsidDel="00000000" w:rsidR="00000000" w:rsidRPr="00000000">
        <w:rPr>
          <w:rtl w:val="0"/>
        </w:rPr>
        <w:t xml:space="preserve"> Location and status. If replaced, it shows the </w:t>
      </w:r>
      <w:r w:rsidDel="00000000" w:rsidR="00000000" w:rsidRPr="00000000">
        <w:rPr>
          <w:b w:val="1"/>
          <w:bCs w:val="1"/>
          <w:rtl w:val="0"/>
        </w:rPr>
        <w:t xml:space="preserve">new driver pic, rating, vehicle type, rego, and ETA. must tap Approve or Cancel (Refunds follow ACL rules).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48"/>
        </w:numP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 9 (Outcome):</w:t>
      </w:r>
      <w:r w:rsidDel="00000000" w:rsidR="00000000" w:rsidRPr="00000000">
        <w:rPr>
          <w:rtl w:val="0"/>
        </w:rPr>
        <w:t xml:space="preserve"> Sender approves or rejects/requests refund (if delay exceeds ACL "Major Failure" thresholds).</w:t>
      </w:r>
    </w:p>
    <w:p w:rsidR="00000000" w:rsidDel="00000000" w:rsidP="00000000" w:rsidRDefault="00000000" w:rsidRPr="00000000" w14:paraId="000000B3">
      <w:pPr>
        <w:pStyle w:val="Heading3"/>
        <w:rPr>
          <w:sz w:val="22"/>
          <w:szCs w:val="22"/>
        </w:rPr>
      </w:pPr>
      <w:bookmarkStart w:colFirst="0" w:colLast="0" w:name="_heading=h.plvuvexn1ne0" w:id="10"/>
      <w:bookmarkEnd w:id="10"/>
      <w:r w:rsidDel="00000000" w:rsidR="00000000" w:rsidRPr="00000000">
        <w:rPr>
          <w:sz w:val="22"/>
          <w:szCs w:val="22"/>
          <w:rtl w:val="0"/>
        </w:rPr>
        <w:t xml:space="preserve">Admin &amp; Completion</w:t>
      </w:r>
    </w:p>
    <w:p w:rsidR="00000000" w:rsidDel="00000000" w:rsidP="00000000" w:rsidRDefault="00000000" w:rsidRPr="00000000" w14:paraId="000000B4">
      <w:pPr>
        <w:numPr>
          <w:ilvl w:val="0"/>
          <w:numId w:val="49"/>
        </w:numP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 10 (Admin Monitoring):</w:t>
      </w:r>
      <w:r w:rsidDel="00000000" w:rsidR="00000000" w:rsidRPr="00000000">
        <w:rPr>
          <w:rtl w:val="0"/>
        </w:rPr>
        <w:t xml:space="preserve"> High-level view of all incidents for manual intervention.</w:t>
      </w:r>
    </w:p>
    <w:p w:rsidR="00000000" w:rsidDel="00000000" w:rsidP="00000000" w:rsidRDefault="00000000" w:rsidRPr="00000000" w14:paraId="000000B5">
      <w:pPr>
        <w:numPr>
          <w:ilvl w:val="0"/>
          <w:numId w:val="49"/>
        </w:numPr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 11 (Final Trip Completion):</w:t>
      </w:r>
      <w:r w:rsidDel="00000000" w:rsidR="00000000" w:rsidRPr="00000000">
        <w:rPr>
          <w:rtl w:val="0"/>
        </w:rPr>
        <w:t xml:space="preserve"> Breakdown recorded in the Company Performance Score.</w:t>
      </w:r>
    </w:p>
    <w:p w:rsidR="00000000" w:rsidDel="00000000" w:rsidP="00000000" w:rsidRDefault="00000000" w:rsidRPr="00000000" w14:paraId="000000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id w:val="-1097676372"/>
        <w:tag w:val="goog_rdk_8"/>
      </w:sdtPr>
      <w:sdtContent>
        <w:p w:rsidR="00000000" w:rsidDel="00000000" w:rsidP="00000000" w:rsidRDefault="00000000" w:rsidRPr="00000000" w14:paraId="000000BB">
          <w:pPr>
            <w:shd w:fill="ffffff" w:val="clear"/>
            <w:spacing w:line="335.99999999999994" w:lineRule="auto"/>
            <w:rPr>
              <w:ins w:author="Clearance Deal Store" w:id="0" w:date="2026-04-25T04:55:20Z"/>
              <w:color w:val="0a0a0a"/>
              <w:sz w:val="30"/>
              <w:szCs w:val="30"/>
            </w:rPr>
          </w:pPr>
          <w:sdt>
            <w:sdtPr>
              <w:id w:val="-1330265058"/>
              <w:tag w:val="goog_rdk_7"/>
            </w:sdtPr>
            <w:sdtContent>
              <w:ins w:author="Clearance Deal Store" w:id="0" w:date="2026-04-25T04:55:2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BC">
      <w:pPr>
        <w:shd w:fill="ffffff" w:val="clear"/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35.99999999999994" w:lineRule="auto"/>
        <w:rPr>
          <w:b w:val="1"/>
          <w:bCs w:val="1"/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*</w:t>
      </w:r>
      <w:r w:rsidDel="00000000" w:rsidR="00000000" w:rsidRPr="00000000">
        <w:rPr>
          <w:b w:val="1"/>
          <w:bCs w:val="1"/>
          <w:color w:val="0a0a0a"/>
          <w:sz w:val="30"/>
          <w:szCs w:val="30"/>
          <w:rtl w:val="0"/>
        </w:rPr>
        <w:t xml:space="preserve">A </w:t>
      </w:r>
    </w:p>
    <w:p w:rsidR="00000000" w:rsidDel="00000000" w:rsidP="00000000" w:rsidRDefault="00000000" w:rsidRPr="00000000" w14:paraId="000000BF">
      <w:pPr>
        <w:shd w:fill="ffffff" w:val="clear"/>
        <w:spacing w:line="335.99999999999994" w:lineRule="auto"/>
        <w:rPr>
          <w:b w:val="1"/>
          <w:bCs w:val="1"/>
          <w:color w:val="0a0a0a"/>
          <w:sz w:val="30"/>
          <w:szCs w:val="30"/>
        </w:rPr>
      </w:pPr>
      <w:r w:rsidDel="00000000" w:rsidR="00000000" w:rsidRPr="00000000">
        <w:rPr>
          <w:b w:val="1"/>
          <w:bCs w:val="1"/>
          <w:color w:val="0a0a0a"/>
          <w:sz w:val="30"/>
          <w:szCs w:val="30"/>
          <w:rtl w:val="0"/>
        </w:rPr>
        <w:t xml:space="preserve">Essential Pre-Trip Checklist</w:t>
      </w:r>
    </w:p>
    <w:p w:rsidR="00000000" w:rsidDel="00000000" w:rsidP="00000000" w:rsidRDefault="00000000" w:rsidRPr="00000000" w14:paraId="000000C0">
      <w:pPr>
        <w:shd w:fill="ffffff" w:val="clear"/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Organise your daily walk-around into these critical focus areas:</w:t>
      </w:r>
    </w:p>
    <w:p w:rsidR="00000000" w:rsidDel="00000000" w:rsidP="00000000" w:rsidRDefault="00000000" w:rsidRPr="00000000" w14:paraId="000000C1">
      <w:pPr>
        <w:numPr>
          <w:ilvl w:val="0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180" w:line="360" w:lineRule="auto"/>
        <w:ind w:left="72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Wheels &amp; Tyres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Tread Depth:</w:t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Minimum 1.5 mm across the entire tread.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Condition:</w:t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No deep cuts, bulges, exposed cords, or mismatched sizes.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Security:</w:t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Check for missing or loose wheel nuts and signs of rim movement (e.g., rust streaks or "fretting" dust).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72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Brakes &amp; Air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Functionality:</w:t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Test that the service and parking brakes hold the vehicle securely.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Air Leaks:</w:t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Listen for audible leaks and ensure air pressure builds up within normal timeframes.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Components:</w:t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Visually inspect hoses, lines, and couplings for damage or insecure connections.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72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Lights &amp; Electrical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Visibility:</w:t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Test all headlights (high/low beam), indicators, hazard lights, and brake lights.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Markers:</w:t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Ensure clearance lights, number plate lights, and reflectors are clean and functional.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Dashboard:</w:t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Confirm all warning lights extinguish after start-up.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72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Engine &amp; Fluid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Leaks:</w:t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Check under the vehicle for fresh oil, fuel, coolant, or hydraulic fluid leaks.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Levels:</w:t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Verify engine oil and coolant are within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Exhaust:</w:t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Inspect for excessive smoke, noise, or leaks.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72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Cabin &amp; Safety Equipment</w:t>
      </w:r>
    </w:p>
    <w:p w:rsidR="00000000" w:rsidDel="00000000" w:rsidP="00000000" w:rsidRDefault="00000000" w:rsidRPr="00000000" w14:paraId="000000D2">
      <w:pPr>
        <w:numPr>
          <w:ilvl w:val="1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Visibility:</w:t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Clean windscreen and mirrors; check for cracks that could impair your 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Safety Gear:</w:t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Ensure a fire extinguisher (in-date and secure) and three warning triangles are on board (mandatory for GVM over 12 tonnes).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Seatbelts:</w:t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Confirm they are in good condition and function correctly.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360" w:lineRule="auto"/>
        <w:ind w:left="72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Load &amp; Couplings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60" w:lineRule="auto"/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Restraint:</w:t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Confirm the load is stable, distributed correctly, and secured with appropriate straps or chains.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4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40" w:before="0" w:line="360" w:lineRule="auto"/>
        <w:ind w:left="1440" w:hanging="360"/>
        <w:rPr>
          <w:b w:val="0"/>
          <w:bCs w:val="0"/>
          <w:sz w:val="20"/>
          <w:szCs w:val="20"/>
        </w:rPr>
      </w:pPr>
      <w:r w:rsidDel="00000000" w:rsidR="00000000" w:rsidRPr="00000000">
        <w:rPr>
          <w:b w:val="1"/>
          <w:bCs w:val="1"/>
          <w:color w:val="0a0a0a"/>
          <w:sz w:val="20"/>
          <w:szCs w:val="20"/>
          <w:rtl w:val="0"/>
        </w:rPr>
        <w:t xml:space="preserve">Coupling:</w:t>
      </w:r>
      <w:r w:rsidDel="00000000" w:rsidR="00000000" w:rsidRPr="00000000">
        <w:rPr>
          <w:color w:val="0a0a0a"/>
          <w:sz w:val="20"/>
          <w:szCs w:val="20"/>
          <w:rtl w:val="0"/>
        </w:rPr>
        <w:t xml:space="preserve"> Ensure the turntable or pin is engaged correctly and locked.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Mass Discrepancy Flow</w:t>
      </w:r>
    </w:p>
    <w:p w:rsidR="00000000" w:rsidDel="00000000" w:rsidP="00000000" w:rsidRDefault="00000000" w:rsidRPr="00000000" w14:paraId="000000D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• Step 1: Driver arrives at pickup and identifies weight is higher than declared.</w:t>
      </w:r>
    </w:p>
    <w:p w:rsidR="00000000" w:rsidDel="00000000" w:rsidP="00000000" w:rsidRDefault="00000000" w:rsidRPr="00000000" w14:paraId="000000D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• Step 2: Driver taps "Report Discrepancy" and enters actual weight + photo evidence.</w:t>
      </w:r>
    </w:p>
    <w:p w:rsidR="00000000" w:rsidDel="00000000" w:rsidP="00000000" w:rsidRDefault="00000000" w:rsidRPr="00000000" w14:paraId="000000D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• Step 3: System notifies Sender: "Additional charge of $X required to proceed due to weight discrepancy."</w:t>
      </w:r>
    </w:p>
    <w:p w:rsidR="00000000" w:rsidDel="00000000" w:rsidP="00000000" w:rsidRDefault="00000000" w:rsidRPr="00000000" w14:paraId="000000D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• Step 4: System performs a Stripe Incremental Authorization.</w:t>
      </w:r>
    </w:p>
    <w:p w:rsidR="00000000" w:rsidDel="00000000" w:rsidP="00000000" w:rsidRDefault="00000000" w:rsidRPr="00000000" w14:paraId="000000D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b w:val="1"/>
          <w:bCs w:val="1"/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• Step 5: Upon payment success, the "Start Trip" button is unlocked for the Driver.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b w:val="1"/>
          <w:bCs w:val="1"/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Essential Technical Logic for Developers</w:t>
      </w:r>
    </w:p>
    <w:p w:rsidR="00000000" w:rsidDel="00000000" w:rsidP="00000000" w:rsidRDefault="00000000" w:rsidRPr="00000000" w14:paraId="000000E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Labor Compliance: The "Hourly" job engine must default to a 4-hour minimum payment to comply with the Road Transport and Distribution Award 2020.</w:t>
      </w:r>
    </w:p>
    <w:p w:rsidR="00000000" w:rsidDel="00000000" w:rsidP="00000000" w:rsidRDefault="00000000" w:rsidRPr="00000000" w14:paraId="000000E2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  <w:sz w:val="20"/>
          <w:szCs w:val="20"/>
        </w:rPr>
      </w:pPr>
      <w:sdt>
        <w:sdtPr>
          <w:id w:val="15170908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sz w:val="20"/>
              <w:szCs w:val="20"/>
              <w:rtl w:val="0"/>
            </w:rPr>
            <w:t xml:space="preserve">State Machine: Trip status must follow this strict sequence: SafetyCheck → Arrived_at_Pickup → Loading → Mass_Check_Submitted → Trip_Started. Live tracking to the sender is disabled until Trip_Started.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Fatigue Engine: The in-house EWD must record time in 1-minute increments. It must trigger a broadcast notification to all IDs associated with the trip 15 minutes before a legal rest break is required.</w:t>
      </w:r>
    </w:p>
    <w:p w:rsidR="00000000" w:rsidDel="00000000" w:rsidP="00000000" w:rsidRDefault="00000000" w:rsidRPr="00000000" w14:paraId="000000E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Taxation: Auto-invoicing must include the Sender's Name and Address for any transaction \geq \$1,000 to be ATO compliant.</w:t>
      </w:r>
    </w:p>
    <w:p w:rsidR="00000000" w:rsidDel="00000000" w:rsidP="00000000" w:rsidRDefault="00000000" w:rsidRPr="00000000" w14:paraId="000000E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Cubic Formula: Always use the standard Australian road divisor: Chargeable Weight = (L \times W \times H\text{ in cm}) / 4,000.</w:t>
      </w:r>
    </w:p>
    <w:p w:rsidR="00000000" w:rsidDel="00000000" w:rsidP="00000000" w:rsidRDefault="00000000" w:rsidRPr="00000000" w14:paraId="000000E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Consolidated 3rd Party Costs (AUD)</w:t>
      </w:r>
    </w:p>
    <w:p w:rsidR="00000000" w:rsidDel="00000000" w:rsidP="00000000" w:rsidRDefault="00000000" w:rsidRPr="00000000" w14:paraId="000000E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• Stripe Connect: 2.00/acc/mo + 2.9\% + 30\text{c per transaction}.</w:t>
      </w:r>
    </w:p>
    <w:p w:rsidR="00000000" w:rsidDel="00000000" w:rsidP="00000000" w:rsidRDefault="00000000" w:rsidRPr="00000000" w14:paraId="000000E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• easyAML (KYB/KYC): \$1.00 - \$3.00 per business/individual verification.</w:t>
      </w:r>
    </w:p>
    <w:p w:rsidR="00000000" w:rsidDel="00000000" w:rsidP="00000000" w:rsidRDefault="00000000" w:rsidRPr="00000000" w14:paraId="000000E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• Radar.com (Geofencing): Free tier; Pro \approx \$600/mo (for up to 10k users)  &amp; Twilio Proxy (Masking): \approx \$1.15/local\ number/mo + usage.</w:t>
      </w:r>
    </w:p>
    <w:p w:rsidR="00000000" w:rsidDel="00000000" w:rsidP="00000000" w:rsidRDefault="00000000" w:rsidRPr="00000000" w14:paraId="000000E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  <w:sz w:val="20"/>
          <w:szCs w:val="20"/>
        </w:rPr>
      </w:pPr>
      <w:r w:rsidDel="00000000" w:rsidR="00000000" w:rsidRPr="00000000">
        <w:rPr>
          <w:color w:val="0a0a0a"/>
          <w:sz w:val="20"/>
          <w:szCs w:val="20"/>
          <w:rtl w:val="0"/>
        </w:rPr>
        <w:t xml:space="preserve">• Monoova (NPP/Osko): \approx \$0.50 - \$1.50 per payout.</w:t>
      </w:r>
    </w:p>
    <w:p w:rsidR="00000000" w:rsidDel="00000000" w:rsidP="00000000" w:rsidRDefault="00000000" w:rsidRPr="00000000" w14:paraId="000000E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rPr>
          <w:color w:val="0a0a0a"/>
          <w:sz w:val="34"/>
          <w:szCs w:val="34"/>
        </w:rPr>
      </w:pPr>
      <w:bookmarkStart w:colFirst="0" w:colLast="0" w:name="_heading=h.wc5ya46wy9g" w:id="11"/>
      <w:bookmarkEnd w:id="11"/>
      <w:r w:rsidDel="00000000" w:rsidR="00000000" w:rsidRPr="00000000">
        <w:rPr>
          <w:color w:val="0a0a0a"/>
          <w:sz w:val="46"/>
          <w:szCs w:val="46"/>
          <w:rtl w:val="0"/>
        </w:rPr>
        <w:t xml:space="preserve">Vehicle selection, based pricing and matching logic in Clox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8twfpv6ekoek" w:id="12"/>
      <w:bookmarkEnd w:id="12"/>
      <w:r w:rsidDel="00000000" w:rsidR="00000000" w:rsidRPr="00000000">
        <w:rPr>
          <w:color w:val="0a0a0a"/>
          <w:sz w:val="22"/>
          <w:szCs w:val="22"/>
          <w:rtl w:val="0"/>
        </w:rPr>
        <w:t xml:space="preserve">🚚 Light Vehicles (Local / Express)</w:t>
      </w:r>
    </w:p>
    <w:p w:rsidR="00000000" w:rsidDel="00000000" w:rsidP="00000000" w:rsidRDefault="00000000" w:rsidRPr="00000000" w14:paraId="000000EE">
      <w:pPr>
        <w:pStyle w:val="Heading3"/>
        <w:numPr>
          <w:ilvl w:val="0"/>
          <w:numId w:val="7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8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uddxsmyl09y3" w:id="13"/>
      <w:bookmarkEnd w:id="13"/>
      <w:r w:rsidDel="00000000" w:rsidR="00000000" w:rsidRPr="00000000">
        <w:rPr>
          <w:color w:val="0a0a0a"/>
          <w:sz w:val="22"/>
          <w:szCs w:val="22"/>
          <w:rtl w:val="0"/>
        </w:rPr>
        <w:t xml:space="preserve">Motorbike / Scooter</w:t>
      </w:r>
    </w:p>
    <w:p w:rsidR="00000000" w:rsidDel="00000000" w:rsidP="00000000" w:rsidRDefault="00000000" w:rsidRPr="00000000" w14:paraId="000000EF">
      <w:pPr>
        <w:pStyle w:val="Heading1"/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up to 30 kg</w:t>
      </w:r>
    </w:p>
    <w:p w:rsidR="00000000" w:rsidDel="00000000" w:rsidP="00000000" w:rsidRDefault="00000000" w:rsidRPr="00000000" w14:paraId="000000F0">
      <w:pPr>
        <w:pStyle w:val="Heading1"/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Volume: small satchel</w:t>
      </w:r>
    </w:p>
    <w:p w:rsidR="00000000" w:rsidDel="00000000" w:rsidP="00000000" w:rsidRDefault="00000000" w:rsidRPr="00000000" w14:paraId="000000F1">
      <w:pPr>
        <w:pStyle w:val="Heading1"/>
        <w:numPr>
          <w:ilvl w:val="0"/>
          <w:numId w:val="2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Use: documents, urgent parcels</w:t>
      </w:r>
    </w:p>
    <w:p w:rsidR="00000000" w:rsidDel="00000000" w:rsidP="00000000" w:rsidRDefault="00000000" w:rsidRPr="00000000" w14:paraId="000000F2">
      <w:pPr>
        <w:pStyle w:val="Heading3"/>
        <w:numPr>
          <w:ilvl w:val="0"/>
          <w:numId w:val="7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uzjr4mu8wbn" w:id="15"/>
      <w:bookmarkEnd w:id="15"/>
      <w:r w:rsidDel="00000000" w:rsidR="00000000" w:rsidRPr="00000000">
        <w:rPr>
          <w:color w:val="0a0a0a"/>
          <w:sz w:val="22"/>
          <w:szCs w:val="22"/>
          <w:rtl w:val="0"/>
        </w:rPr>
        <w:t xml:space="preserve">Car / Hatchback / Sedan</w:t>
      </w:r>
    </w:p>
    <w:p w:rsidR="00000000" w:rsidDel="00000000" w:rsidP="00000000" w:rsidRDefault="00000000" w:rsidRPr="00000000" w14:paraId="000000F3">
      <w:pPr>
        <w:pStyle w:val="Heading1"/>
        <w:numPr>
          <w:ilvl w:val="0"/>
          <w:numId w:val="6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100 – 200 kg</w:t>
      </w:r>
    </w:p>
    <w:p w:rsidR="00000000" w:rsidDel="00000000" w:rsidP="00000000" w:rsidRDefault="00000000" w:rsidRPr="00000000" w14:paraId="000000F4">
      <w:pPr>
        <w:pStyle w:val="Heading1"/>
        <w:numPr>
          <w:ilvl w:val="0"/>
          <w:numId w:val="6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Volume: ~0.5 m³</w:t>
      </w:r>
    </w:p>
    <w:p w:rsidR="00000000" w:rsidDel="00000000" w:rsidP="00000000" w:rsidRDefault="00000000" w:rsidRPr="00000000" w14:paraId="000000F5">
      <w:pPr>
        <w:pStyle w:val="Heading1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Use: small parcels, urgent deliveries</w:t>
      </w:r>
    </w:p>
    <w:p w:rsidR="00000000" w:rsidDel="00000000" w:rsidP="00000000" w:rsidRDefault="00000000" w:rsidRPr="00000000" w14:paraId="000000F6">
      <w:pPr>
        <w:pStyle w:val="Heading1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rPr>
          <w:color w:val="0a0a0a"/>
          <w:sz w:val="22"/>
          <w:szCs w:val="22"/>
        </w:rPr>
      </w:pPr>
      <w:bookmarkStart w:colFirst="0" w:colLast="0" w:name="_heading=h.m0t2yrwjw8x0" w:id="16"/>
      <w:bookmarkEnd w:id="16"/>
      <w:r w:rsidDel="00000000" w:rsidR="00000000" w:rsidRPr="00000000">
        <w:rPr>
          <w:color w:val="0a0a0a"/>
          <w:sz w:val="22"/>
          <w:szCs w:val="22"/>
          <w:rtl w:val="0"/>
        </w:rPr>
        <w:t xml:space="preserve">Ute (Single Cab)</w:t>
      </w:r>
    </w:p>
    <w:p w:rsidR="00000000" w:rsidDel="00000000" w:rsidP="00000000" w:rsidRDefault="00000000" w:rsidRPr="00000000" w14:paraId="000000F7">
      <w:pPr>
        <w:pStyle w:val="Heading1"/>
        <w:numPr>
          <w:ilvl w:val="0"/>
          <w:numId w:val="7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800 – 1,000 kg</w:t>
      </w:r>
    </w:p>
    <w:p w:rsidR="00000000" w:rsidDel="00000000" w:rsidP="00000000" w:rsidRDefault="00000000" w:rsidRPr="00000000" w14:paraId="000000F8">
      <w:pPr>
        <w:pStyle w:val="Heading1"/>
        <w:numPr>
          <w:ilvl w:val="0"/>
          <w:numId w:val="7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Tray: ~2.4 m x 1.8 m</w:t>
      </w:r>
    </w:p>
    <w:p w:rsidR="00000000" w:rsidDel="00000000" w:rsidP="00000000" w:rsidRDefault="00000000" w:rsidRPr="00000000" w14:paraId="000000F9">
      <w:pPr>
        <w:pStyle w:val="Heading1"/>
        <w:numPr>
          <w:ilvl w:val="0"/>
          <w:numId w:val="7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Use: building materials, pallets, machinery </w:t>
      </w:r>
    </w:p>
    <w:p w:rsidR="00000000" w:rsidDel="00000000" w:rsidP="00000000" w:rsidRDefault="00000000" w:rsidRPr="00000000" w14:paraId="000000FA">
      <w:pPr>
        <w:pStyle w:val="Heading1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rPr>
          <w:color w:val="0a0a0a"/>
          <w:sz w:val="22"/>
          <w:szCs w:val="22"/>
        </w:rPr>
      </w:pPr>
      <w:bookmarkStart w:colFirst="0" w:colLast="0" w:name="_heading=h.da5vukynotm5" w:id="17"/>
      <w:bookmarkEnd w:id="17"/>
      <w:r w:rsidDel="00000000" w:rsidR="00000000" w:rsidRPr="00000000">
        <w:rPr>
          <w:color w:val="0a0a0a"/>
          <w:sz w:val="22"/>
          <w:szCs w:val="22"/>
          <w:rtl w:val="0"/>
        </w:rPr>
        <w:t xml:space="preserve">Ute (Dual Cab)</w:t>
      </w:r>
    </w:p>
    <w:p w:rsidR="00000000" w:rsidDel="00000000" w:rsidP="00000000" w:rsidRDefault="00000000" w:rsidRPr="00000000" w14:paraId="000000FB">
      <w:pPr>
        <w:pStyle w:val="Heading1"/>
        <w:numPr>
          <w:ilvl w:val="0"/>
          <w:numId w:val="2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700 – 900 kg</w:t>
      </w:r>
    </w:p>
    <w:p w:rsidR="00000000" w:rsidDel="00000000" w:rsidP="00000000" w:rsidRDefault="00000000" w:rsidRPr="00000000" w14:paraId="000000FC">
      <w:pPr>
        <w:pStyle w:val="Heading1"/>
        <w:numPr>
          <w:ilvl w:val="0"/>
          <w:numId w:val="2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Use: site deliveries, tools, cartons</w:t>
      </w:r>
    </w:p>
    <w:p w:rsidR="00000000" w:rsidDel="00000000" w:rsidP="00000000" w:rsidRDefault="00000000" w:rsidRPr="00000000" w14:paraId="000000FD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5zy3ia8qo020" w:id="18"/>
      <w:bookmarkEnd w:id="18"/>
      <w:r w:rsidDel="00000000" w:rsidR="00000000" w:rsidRPr="00000000">
        <w:rPr>
          <w:color w:val="0a0a0a"/>
          <w:sz w:val="22"/>
          <w:szCs w:val="22"/>
          <w:rtl w:val="0"/>
        </w:rPr>
        <w:t xml:space="preserve">🚐 Vans (Most Common App Bookings)</w:t>
      </w:r>
    </w:p>
    <w:p w:rsidR="00000000" w:rsidDel="00000000" w:rsidP="00000000" w:rsidRDefault="00000000" w:rsidRPr="00000000" w14:paraId="000000FE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qp40g0h2fcm0" w:id="19"/>
      <w:bookmarkEnd w:id="19"/>
      <w:r w:rsidDel="00000000" w:rsidR="00000000" w:rsidRPr="00000000">
        <w:rPr>
          <w:color w:val="0a0a0a"/>
          <w:sz w:val="22"/>
          <w:szCs w:val="22"/>
          <w:rtl w:val="0"/>
        </w:rPr>
        <w:t xml:space="preserve">5.Small Van (SWB)</w:t>
      </w:r>
    </w:p>
    <w:p w:rsidR="00000000" w:rsidDel="00000000" w:rsidP="00000000" w:rsidRDefault="00000000" w:rsidRPr="00000000" w14:paraId="000000FF">
      <w:pPr>
        <w:pStyle w:val="Heading1"/>
        <w:numPr>
          <w:ilvl w:val="0"/>
          <w:numId w:val="7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800 – 1,000 kg</w:t>
      </w:r>
    </w:p>
    <w:p w:rsidR="00000000" w:rsidDel="00000000" w:rsidP="00000000" w:rsidRDefault="00000000" w:rsidRPr="00000000" w14:paraId="00000100">
      <w:pPr>
        <w:pStyle w:val="Heading1"/>
        <w:numPr>
          <w:ilvl w:val="0"/>
          <w:numId w:val="7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Volume: 3 – 4 m³</w:t>
      </w:r>
    </w:p>
    <w:p w:rsidR="00000000" w:rsidDel="00000000" w:rsidP="00000000" w:rsidRDefault="00000000" w:rsidRPr="00000000" w14:paraId="00000101">
      <w:pPr>
        <w:pStyle w:val="Heading1"/>
        <w:numPr>
          <w:ilvl w:val="0"/>
          <w:numId w:val="7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Pallets: 1</w:t>
      </w:r>
    </w:p>
    <w:p w:rsidR="00000000" w:rsidDel="00000000" w:rsidP="00000000" w:rsidRDefault="00000000" w:rsidRPr="00000000" w14:paraId="00000102">
      <w:pPr>
        <w:pStyle w:val="Heading1"/>
        <w:numPr>
          <w:ilvl w:val="0"/>
          <w:numId w:val="7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Use: cartons, light freight</w:t>
      </w:r>
    </w:p>
    <w:p w:rsidR="00000000" w:rsidDel="00000000" w:rsidP="00000000" w:rsidRDefault="00000000" w:rsidRPr="00000000" w14:paraId="00000103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z47zqxhm6xjp" w:id="20"/>
      <w:bookmarkEnd w:id="20"/>
      <w:r w:rsidDel="00000000" w:rsidR="00000000" w:rsidRPr="00000000">
        <w:rPr>
          <w:color w:val="0a0a0a"/>
          <w:sz w:val="22"/>
          <w:szCs w:val="22"/>
          <w:rtl w:val="0"/>
        </w:rPr>
        <w:t xml:space="preserve">6.Medium Van (MWB)</w:t>
      </w:r>
    </w:p>
    <w:p w:rsidR="00000000" w:rsidDel="00000000" w:rsidP="00000000" w:rsidRDefault="00000000" w:rsidRPr="00000000" w14:paraId="00000104">
      <w:pPr>
        <w:pStyle w:val="Heading1"/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1,000 – 1,200 kg</w:t>
      </w:r>
    </w:p>
    <w:p w:rsidR="00000000" w:rsidDel="00000000" w:rsidP="00000000" w:rsidRDefault="00000000" w:rsidRPr="00000000" w14:paraId="00000105">
      <w:pPr>
        <w:pStyle w:val="Heading1"/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Volume: 6 – 8 m³</w:t>
      </w:r>
    </w:p>
    <w:p w:rsidR="00000000" w:rsidDel="00000000" w:rsidP="00000000" w:rsidRDefault="00000000" w:rsidRPr="00000000" w14:paraId="00000106">
      <w:pPr>
        <w:pStyle w:val="Heading1"/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Pallets: 2</w:t>
      </w:r>
    </w:p>
    <w:p w:rsidR="00000000" w:rsidDel="00000000" w:rsidP="00000000" w:rsidRDefault="00000000" w:rsidRPr="00000000" w14:paraId="00000107">
      <w:pPr>
        <w:pStyle w:val="Heading1"/>
        <w:numPr>
          <w:ilvl w:val="0"/>
          <w:numId w:val="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Use: retail stock, e-commerce</w:t>
      </w:r>
    </w:p>
    <w:p w:rsidR="00000000" w:rsidDel="00000000" w:rsidP="00000000" w:rsidRDefault="00000000" w:rsidRPr="00000000" w14:paraId="00000108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d6a9w8g8pwgk" w:id="21"/>
      <w:bookmarkEnd w:id="21"/>
      <w:r w:rsidDel="00000000" w:rsidR="00000000" w:rsidRPr="00000000">
        <w:rPr>
          <w:color w:val="0a0a0a"/>
          <w:sz w:val="22"/>
          <w:szCs w:val="22"/>
          <w:rtl w:val="0"/>
        </w:rPr>
        <w:t xml:space="preserve">7.Large Van (LWB)</w:t>
      </w:r>
    </w:p>
    <w:p w:rsidR="00000000" w:rsidDel="00000000" w:rsidP="00000000" w:rsidRDefault="00000000" w:rsidRPr="00000000" w14:paraId="00000109">
      <w:pPr>
        <w:pStyle w:val="Heading1"/>
        <w:numPr>
          <w:ilvl w:val="0"/>
          <w:numId w:val="4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1,200 – 1,500 kg</w:t>
      </w:r>
    </w:p>
    <w:p w:rsidR="00000000" w:rsidDel="00000000" w:rsidP="00000000" w:rsidRDefault="00000000" w:rsidRPr="00000000" w14:paraId="0000010A">
      <w:pPr>
        <w:pStyle w:val="Heading1"/>
        <w:numPr>
          <w:ilvl w:val="0"/>
          <w:numId w:val="4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Volume: 10 – 14 m³</w:t>
      </w:r>
    </w:p>
    <w:p w:rsidR="00000000" w:rsidDel="00000000" w:rsidP="00000000" w:rsidRDefault="00000000" w:rsidRPr="00000000" w14:paraId="0000010B">
      <w:pPr>
        <w:pStyle w:val="Heading1"/>
        <w:numPr>
          <w:ilvl w:val="0"/>
          <w:numId w:val="4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Pallets: 3–4</w:t>
      </w:r>
    </w:p>
    <w:p w:rsidR="00000000" w:rsidDel="00000000" w:rsidP="00000000" w:rsidRDefault="00000000" w:rsidRPr="00000000" w14:paraId="0000010C">
      <w:pPr>
        <w:pStyle w:val="Heading1"/>
        <w:numPr>
          <w:ilvl w:val="0"/>
          <w:numId w:val="4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Use: furniture, bulk cartons</w:t>
      </w:r>
    </w:p>
    <w:p w:rsidR="00000000" w:rsidDel="00000000" w:rsidP="00000000" w:rsidRDefault="00000000" w:rsidRPr="00000000" w14:paraId="0000010D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u0zxkihp7wiw" w:id="22"/>
      <w:bookmarkEnd w:id="22"/>
      <w:r w:rsidDel="00000000" w:rsidR="00000000" w:rsidRPr="00000000">
        <w:rPr>
          <w:color w:val="0a0a0a"/>
          <w:sz w:val="22"/>
          <w:szCs w:val="22"/>
          <w:rtl w:val="0"/>
        </w:rPr>
        <w:t xml:space="preserve">🚛 Trucks (Commercial Freight)</w:t>
      </w:r>
    </w:p>
    <w:p w:rsidR="00000000" w:rsidDel="00000000" w:rsidP="00000000" w:rsidRDefault="00000000" w:rsidRPr="00000000" w14:paraId="0000010E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m4cgl39hxrze" w:id="23"/>
      <w:bookmarkEnd w:id="23"/>
      <w:r w:rsidDel="00000000" w:rsidR="00000000" w:rsidRPr="00000000">
        <w:rPr>
          <w:color w:val="0a0a0a"/>
          <w:sz w:val="22"/>
          <w:szCs w:val="22"/>
          <w:rtl w:val="0"/>
        </w:rPr>
        <w:t xml:space="preserve">8.1–2 Tonne Truck</w:t>
      </w:r>
    </w:p>
    <w:p w:rsidR="00000000" w:rsidDel="00000000" w:rsidP="00000000" w:rsidRDefault="00000000" w:rsidRPr="00000000" w14:paraId="0000010F">
      <w:pPr>
        <w:pStyle w:val="Heading1"/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1,000 – 2,000 kg</w:t>
      </w:r>
    </w:p>
    <w:p w:rsidR="00000000" w:rsidDel="00000000" w:rsidP="00000000" w:rsidRDefault="00000000" w:rsidRPr="00000000" w14:paraId="00000110">
      <w:pPr>
        <w:pStyle w:val="Heading1"/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Pallets: 4–6</w:t>
      </w:r>
    </w:p>
    <w:p w:rsidR="00000000" w:rsidDel="00000000" w:rsidP="00000000" w:rsidRDefault="00000000" w:rsidRPr="00000000" w14:paraId="00000111">
      <w:pPr>
        <w:pStyle w:val="Heading1"/>
        <w:numPr>
          <w:ilvl w:val="0"/>
          <w:numId w:val="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Use: metro freight, short haul</w:t>
      </w:r>
    </w:p>
    <w:p w:rsidR="00000000" w:rsidDel="00000000" w:rsidP="00000000" w:rsidRDefault="00000000" w:rsidRPr="00000000" w14:paraId="00000112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nvzcvwmsroqz" w:id="24"/>
      <w:bookmarkEnd w:id="24"/>
      <w:r w:rsidDel="00000000" w:rsidR="00000000" w:rsidRPr="00000000">
        <w:rPr>
          <w:color w:val="0a0a0a"/>
          <w:sz w:val="22"/>
          <w:szCs w:val="22"/>
          <w:rtl w:val="0"/>
        </w:rPr>
        <w:t xml:space="preserve">9.3 Tonne Truck</w:t>
      </w:r>
    </w:p>
    <w:p w:rsidR="00000000" w:rsidDel="00000000" w:rsidP="00000000" w:rsidRDefault="00000000" w:rsidRPr="00000000" w14:paraId="00000113">
      <w:pPr>
        <w:pStyle w:val="Heading1"/>
        <w:numPr>
          <w:ilvl w:val="0"/>
          <w:numId w:val="6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3,000 kg</w:t>
      </w:r>
    </w:p>
    <w:p w:rsidR="00000000" w:rsidDel="00000000" w:rsidP="00000000" w:rsidRDefault="00000000" w:rsidRPr="00000000" w14:paraId="00000114">
      <w:pPr>
        <w:pStyle w:val="Heading1"/>
        <w:numPr>
          <w:ilvl w:val="0"/>
          <w:numId w:val="6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Pallets: 6–8</w:t>
      </w:r>
    </w:p>
    <w:p w:rsidR="00000000" w:rsidDel="00000000" w:rsidP="00000000" w:rsidRDefault="00000000" w:rsidRPr="00000000" w14:paraId="00000115">
      <w:pPr>
        <w:pStyle w:val="Heading1"/>
        <w:numPr>
          <w:ilvl w:val="0"/>
          <w:numId w:val="6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Use: distribution, store deliveries</w:t>
      </w:r>
    </w:p>
    <w:p w:rsidR="00000000" w:rsidDel="00000000" w:rsidP="00000000" w:rsidRDefault="00000000" w:rsidRPr="00000000" w14:paraId="00000116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lurbevqmoj2y" w:id="25"/>
      <w:bookmarkEnd w:id="25"/>
      <w:r w:rsidDel="00000000" w:rsidR="00000000" w:rsidRPr="00000000">
        <w:rPr>
          <w:color w:val="0a0a0a"/>
          <w:sz w:val="22"/>
          <w:szCs w:val="22"/>
          <w:rtl w:val="0"/>
        </w:rPr>
        <w:t xml:space="preserve">10.4–6 Tonne Truck</w:t>
      </w:r>
    </w:p>
    <w:p w:rsidR="00000000" w:rsidDel="00000000" w:rsidP="00000000" w:rsidRDefault="00000000" w:rsidRPr="00000000" w14:paraId="00000117">
      <w:pPr>
        <w:pStyle w:val="Heading1"/>
        <w:numPr>
          <w:ilvl w:val="0"/>
          <w:numId w:val="6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4,000 – 6,000 kg</w:t>
      </w:r>
    </w:p>
    <w:p w:rsidR="00000000" w:rsidDel="00000000" w:rsidP="00000000" w:rsidRDefault="00000000" w:rsidRPr="00000000" w14:paraId="00000118">
      <w:pPr>
        <w:pStyle w:val="Heading1"/>
        <w:numPr>
          <w:ilvl w:val="0"/>
          <w:numId w:val="6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Pallets: 10–12</w:t>
      </w:r>
    </w:p>
    <w:p w:rsidR="00000000" w:rsidDel="00000000" w:rsidP="00000000" w:rsidRDefault="00000000" w:rsidRPr="00000000" w14:paraId="00000119">
      <w:pPr>
        <w:pStyle w:val="Heading1"/>
        <w:numPr>
          <w:ilvl w:val="0"/>
          <w:numId w:val="6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Use: regional freight</w:t>
      </w:r>
    </w:p>
    <w:p w:rsidR="00000000" w:rsidDel="00000000" w:rsidP="00000000" w:rsidRDefault="00000000" w:rsidRPr="00000000" w14:paraId="0000011A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makaku7dozdg" w:id="26"/>
      <w:bookmarkEnd w:id="26"/>
      <w:r w:rsidDel="00000000" w:rsidR="00000000" w:rsidRPr="00000000">
        <w:rPr>
          <w:color w:val="0a0a0a"/>
          <w:sz w:val="22"/>
          <w:szCs w:val="22"/>
          <w:rtl w:val="0"/>
        </w:rPr>
        <w:t xml:space="preserve">11.8–10 Tonne Truck</w:t>
      </w:r>
    </w:p>
    <w:p w:rsidR="00000000" w:rsidDel="00000000" w:rsidP="00000000" w:rsidRDefault="00000000" w:rsidRPr="00000000" w14:paraId="0000011B">
      <w:pPr>
        <w:pStyle w:val="Heading1"/>
        <w:numPr>
          <w:ilvl w:val="0"/>
          <w:numId w:val="3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8,000 – 10,000 kg</w:t>
      </w:r>
    </w:p>
    <w:p w:rsidR="00000000" w:rsidDel="00000000" w:rsidP="00000000" w:rsidRDefault="00000000" w:rsidRPr="00000000" w14:paraId="0000011C">
      <w:pPr>
        <w:pStyle w:val="Heading1"/>
        <w:numPr>
          <w:ilvl w:val="0"/>
          <w:numId w:val="3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Pallets: 14–16</w:t>
      </w:r>
    </w:p>
    <w:p w:rsidR="00000000" w:rsidDel="00000000" w:rsidP="00000000" w:rsidRDefault="00000000" w:rsidRPr="00000000" w14:paraId="0000011D">
      <w:pPr>
        <w:pStyle w:val="Heading1"/>
        <w:numPr>
          <w:ilvl w:val="0"/>
          <w:numId w:val="3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Use: interstate, heavy loads</w:t>
      </w:r>
    </w:p>
    <w:p w:rsidR="00000000" w:rsidDel="00000000" w:rsidP="00000000" w:rsidRDefault="00000000" w:rsidRPr="00000000" w14:paraId="0000011E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pt3xxafg1cs7" w:id="27"/>
      <w:bookmarkEnd w:id="27"/>
      <w:r w:rsidDel="00000000" w:rsidR="00000000" w:rsidRPr="00000000">
        <w:rPr>
          <w:color w:val="0a0a0a"/>
          <w:sz w:val="22"/>
          <w:szCs w:val="22"/>
          <w:rtl w:val="0"/>
        </w:rPr>
        <w:t xml:space="preserve">🚚 Rigid &amp; Specialised Trucks</w:t>
      </w:r>
    </w:p>
    <w:p w:rsidR="00000000" w:rsidDel="00000000" w:rsidP="00000000" w:rsidRDefault="00000000" w:rsidRPr="00000000" w14:paraId="0000011F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n4qug9zi4nsv" w:id="28"/>
      <w:bookmarkEnd w:id="28"/>
      <w:r w:rsidDel="00000000" w:rsidR="00000000" w:rsidRPr="00000000">
        <w:rPr>
          <w:color w:val="0a0a0a"/>
          <w:sz w:val="22"/>
          <w:szCs w:val="22"/>
          <w:rtl w:val="0"/>
        </w:rPr>
        <w:t xml:space="preserve">12.</w:t>
      </w:r>
    </w:p>
    <w:p w:rsidR="00000000" w:rsidDel="00000000" w:rsidP="00000000" w:rsidRDefault="00000000" w:rsidRPr="00000000" w14:paraId="00000120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s15m57v46jrj" w:id="29"/>
      <w:bookmarkEnd w:id="29"/>
      <w:r w:rsidDel="00000000" w:rsidR="00000000" w:rsidRPr="00000000">
        <w:rPr>
          <w:color w:val="0a0a0a"/>
          <w:sz w:val="22"/>
          <w:szCs w:val="22"/>
          <w:rtl w:val="0"/>
        </w:rPr>
        <w:t xml:space="preserve">Rigid Truck (12–14 Pallet)</w:t>
      </w:r>
    </w:p>
    <w:p w:rsidR="00000000" w:rsidDel="00000000" w:rsidP="00000000" w:rsidRDefault="00000000" w:rsidRPr="00000000" w14:paraId="00000121">
      <w:pPr>
        <w:pStyle w:val="Heading1"/>
        <w:numPr>
          <w:ilvl w:val="0"/>
          <w:numId w:val="8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10 – 12 tonnes</w:t>
      </w:r>
    </w:p>
    <w:p w:rsidR="00000000" w:rsidDel="00000000" w:rsidP="00000000" w:rsidRDefault="00000000" w:rsidRPr="00000000" w14:paraId="00000122">
      <w:pPr>
        <w:pStyle w:val="Heading1"/>
        <w:numPr>
          <w:ilvl w:val="0"/>
          <w:numId w:val="8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Use: retail, FMCG, warehouses</w:t>
      </w:r>
    </w:p>
    <w:p w:rsidR="00000000" w:rsidDel="00000000" w:rsidP="00000000" w:rsidRDefault="00000000" w:rsidRPr="00000000" w14:paraId="00000123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gpqdtlbaq3vb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5ub25uz4m9cd" w:id="31"/>
      <w:bookmarkEnd w:id="31"/>
      <w:r w:rsidDel="00000000" w:rsidR="00000000" w:rsidRPr="00000000">
        <w:rPr>
          <w:color w:val="0a0a0a"/>
          <w:sz w:val="22"/>
          <w:szCs w:val="22"/>
          <w:rtl w:val="0"/>
        </w:rPr>
        <w:t xml:space="preserve">13.Tailgate Truck</w:t>
      </w:r>
    </w:p>
    <w:p w:rsidR="00000000" w:rsidDel="00000000" w:rsidP="00000000" w:rsidRDefault="00000000" w:rsidRPr="00000000" w14:paraId="00000125">
      <w:pPr>
        <w:pStyle w:val="Heading1"/>
        <w:numPr>
          <w:ilvl w:val="0"/>
          <w:numId w:val="7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varies by size</w:t>
      </w:r>
    </w:p>
    <w:p w:rsidR="00000000" w:rsidDel="00000000" w:rsidP="00000000" w:rsidRDefault="00000000" w:rsidRPr="00000000" w14:paraId="00000126">
      <w:pPr>
        <w:pStyle w:val="Heading1"/>
        <w:numPr>
          <w:ilvl w:val="0"/>
          <w:numId w:val="7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Feature: hydraulic tail lift</w:t>
      </w:r>
    </w:p>
    <w:p w:rsidR="00000000" w:rsidDel="00000000" w:rsidP="00000000" w:rsidRDefault="00000000" w:rsidRPr="00000000" w14:paraId="00000127">
      <w:pPr>
        <w:pStyle w:val="Heading1"/>
        <w:numPr>
          <w:ilvl w:val="0"/>
          <w:numId w:val="7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Use: no-forklift sites</w:t>
      </w:r>
    </w:p>
    <w:p w:rsidR="00000000" w:rsidDel="00000000" w:rsidP="00000000" w:rsidRDefault="00000000" w:rsidRPr="00000000" w14:paraId="00000128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m6d4u833z1t7" w:id="32"/>
      <w:bookmarkEnd w:id="32"/>
      <w:r w:rsidDel="00000000" w:rsidR="00000000" w:rsidRPr="00000000">
        <w:rPr>
          <w:color w:val="0a0a0a"/>
          <w:sz w:val="22"/>
          <w:szCs w:val="22"/>
          <w:rtl w:val="0"/>
        </w:rPr>
        <w:t xml:space="preserve">14.Refrigerated Truck (Reefer)</w:t>
      </w:r>
    </w:p>
    <w:p w:rsidR="00000000" w:rsidDel="00000000" w:rsidP="00000000" w:rsidRDefault="00000000" w:rsidRPr="00000000" w14:paraId="00000129">
      <w:pPr>
        <w:pStyle w:val="Heading1"/>
        <w:numPr>
          <w:ilvl w:val="0"/>
          <w:numId w:val="6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2 – 12 tonnes</w:t>
      </w:r>
    </w:p>
    <w:p w:rsidR="00000000" w:rsidDel="00000000" w:rsidP="00000000" w:rsidRDefault="00000000" w:rsidRPr="00000000" w14:paraId="0000012A">
      <w:pPr>
        <w:pStyle w:val="Heading1"/>
        <w:numPr>
          <w:ilvl w:val="0"/>
          <w:numId w:val="6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Use: food, pharma, cold chain</w:t>
      </w:r>
    </w:p>
    <w:p w:rsidR="00000000" w:rsidDel="00000000" w:rsidP="00000000" w:rsidRDefault="00000000" w:rsidRPr="00000000" w14:paraId="0000012B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u5rr8z907a1q" w:id="33"/>
      <w:bookmarkEnd w:id="33"/>
      <w:r w:rsidDel="00000000" w:rsidR="00000000" w:rsidRPr="00000000">
        <w:rPr>
          <w:color w:val="0a0a0a"/>
          <w:sz w:val="22"/>
          <w:szCs w:val="22"/>
          <w:rtl w:val="0"/>
        </w:rPr>
        <w:t xml:space="preserve">15.Flatbed / Tray Truck</w:t>
      </w:r>
    </w:p>
    <w:p w:rsidR="00000000" w:rsidDel="00000000" w:rsidP="00000000" w:rsidRDefault="00000000" w:rsidRPr="00000000" w14:paraId="0000012C">
      <w:pPr>
        <w:pStyle w:val="Heading1"/>
        <w:numPr>
          <w:ilvl w:val="0"/>
          <w:numId w:val="8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2 – 12 tonnes</w:t>
      </w:r>
    </w:p>
    <w:p w:rsidR="00000000" w:rsidDel="00000000" w:rsidP="00000000" w:rsidRDefault="00000000" w:rsidRPr="00000000" w14:paraId="0000012D">
      <w:pPr>
        <w:pStyle w:val="Heading1"/>
        <w:numPr>
          <w:ilvl w:val="0"/>
          <w:numId w:val="8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Use: steel, timber, machinery</w:t>
      </w:r>
    </w:p>
    <w:p w:rsidR="00000000" w:rsidDel="00000000" w:rsidP="00000000" w:rsidRDefault="00000000" w:rsidRPr="00000000" w14:paraId="0000012E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m50ax2q1e8b5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6lj0xogo941z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viorut3thhma" w:id="36"/>
      <w:bookmarkEnd w:id="36"/>
      <w:r w:rsidDel="00000000" w:rsidR="00000000" w:rsidRPr="00000000">
        <w:rPr>
          <w:color w:val="0a0a0a"/>
          <w:sz w:val="22"/>
          <w:szCs w:val="22"/>
          <w:rtl w:val="0"/>
        </w:rPr>
        <w:t xml:space="preserve">16.Crane Truck (Hiab)</w:t>
      </w:r>
    </w:p>
    <w:p w:rsidR="00000000" w:rsidDel="00000000" w:rsidP="00000000" w:rsidRDefault="00000000" w:rsidRPr="00000000" w14:paraId="00000131">
      <w:pPr>
        <w:pStyle w:val="Heading1"/>
        <w:numPr>
          <w:ilvl w:val="0"/>
          <w:numId w:val="1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4 – 12 tonnes</w:t>
      </w:r>
    </w:p>
    <w:p w:rsidR="00000000" w:rsidDel="00000000" w:rsidP="00000000" w:rsidRDefault="00000000" w:rsidRPr="00000000" w14:paraId="00000132">
      <w:pPr>
        <w:pStyle w:val="Heading1"/>
        <w:numPr>
          <w:ilvl w:val="0"/>
          <w:numId w:val="1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Lift: 1–8 tonnes</w:t>
      </w:r>
    </w:p>
    <w:p w:rsidR="00000000" w:rsidDel="00000000" w:rsidP="00000000" w:rsidRDefault="00000000" w:rsidRPr="00000000" w14:paraId="00000133">
      <w:pPr>
        <w:pStyle w:val="Heading1"/>
        <w:numPr>
          <w:ilvl w:val="0"/>
          <w:numId w:val="1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Use: site deliveries, containers</w:t>
      </w:r>
    </w:p>
    <w:p w:rsidR="00000000" w:rsidDel="00000000" w:rsidP="00000000" w:rsidRDefault="00000000" w:rsidRPr="00000000" w14:paraId="00000134">
      <w:pPr>
        <w:pStyle w:val="Heading1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480" w:line="360" w:lineRule="auto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5uglrw9vhhzl" w:id="37"/>
      <w:bookmarkEnd w:id="37"/>
      <w:r w:rsidDel="00000000" w:rsidR="00000000" w:rsidRPr="00000000">
        <w:rPr>
          <w:color w:val="0a0a0a"/>
          <w:sz w:val="22"/>
          <w:szCs w:val="22"/>
          <w:rtl w:val="0"/>
        </w:rPr>
        <w:t xml:space="preserve">🚛🚛 Heavy &amp; Linehaul Vehicles</w:t>
      </w:r>
    </w:p>
    <w:p w:rsidR="00000000" w:rsidDel="00000000" w:rsidP="00000000" w:rsidRDefault="00000000" w:rsidRPr="00000000" w14:paraId="00000136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npbulwn2yjmn" w:id="38"/>
      <w:bookmarkEnd w:id="38"/>
      <w:r w:rsidDel="00000000" w:rsidR="00000000" w:rsidRPr="00000000">
        <w:rPr>
          <w:color w:val="0a0a0a"/>
          <w:sz w:val="22"/>
          <w:szCs w:val="22"/>
          <w:rtl w:val="0"/>
        </w:rPr>
        <w:t xml:space="preserve">17.Semi-Trailer (Single)</w:t>
      </w:r>
    </w:p>
    <w:p w:rsidR="00000000" w:rsidDel="00000000" w:rsidP="00000000" w:rsidRDefault="00000000" w:rsidRPr="00000000" w14:paraId="00000137">
      <w:pPr>
        <w:pStyle w:val="Heading1"/>
        <w:numPr>
          <w:ilvl w:val="0"/>
          <w:numId w:val="3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22 – 24 tonnes</w:t>
      </w:r>
    </w:p>
    <w:p w:rsidR="00000000" w:rsidDel="00000000" w:rsidP="00000000" w:rsidRDefault="00000000" w:rsidRPr="00000000" w14:paraId="00000138">
      <w:pPr>
        <w:pStyle w:val="Heading1"/>
        <w:numPr>
          <w:ilvl w:val="0"/>
          <w:numId w:val="3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Pallets: 22–24</w:t>
      </w:r>
    </w:p>
    <w:p w:rsidR="00000000" w:rsidDel="00000000" w:rsidP="00000000" w:rsidRDefault="00000000" w:rsidRPr="00000000" w14:paraId="00000139">
      <w:pPr>
        <w:pStyle w:val="Heading1"/>
        <w:numPr>
          <w:ilvl w:val="0"/>
          <w:numId w:val="3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Length: 13.6 m</w:t>
      </w:r>
    </w:p>
    <w:p w:rsidR="00000000" w:rsidDel="00000000" w:rsidP="00000000" w:rsidRDefault="00000000" w:rsidRPr="00000000" w14:paraId="0000013A">
      <w:pPr>
        <w:pStyle w:val="Heading1"/>
        <w:numPr>
          <w:ilvl w:val="0"/>
          <w:numId w:val="3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Use: interstate freight</w:t>
      </w:r>
    </w:p>
    <w:p w:rsidR="00000000" w:rsidDel="00000000" w:rsidP="00000000" w:rsidRDefault="00000000" w:rsidRPr="00000000" w14:paraId="0000013B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qww38hao255" w:id="39"/>
      <w:bookmarkEnd w:id="39"/>
      <w:r w:rsidDel="00000000" w:rsidR="00000000" w:rsidRPr="00000000">
        <w:rPr>
          <w:color w:val="0a0a0a"/>
          <w:sz w:val="22"/>
          <w:szCs w:val="22"/>
          <w:rtl w:val="0"/>
        </w:rPr>
        <w:t xml:space="preserve">18.B-Double</w:t>
      </w:r>
    </w:p>
    <w:p w:rsidR="00000000" w:rsidDel="00000000" w:rsidP="00000000" w:rsidRDefault="00000000" w:rsidRPr="00000000" w14:paraId="0000013C">
      <w:pPr>
        <w:pStyle w:val="Heading1"/>
        <w:numPr>
          <w:ilvl w:val="0"/>
          <w:numId w:val="3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34 – 38 tonnes</w:t>
      </w:r>
    </w:p>
    <w:p w:rsidR="00000000" w:rsidDel="00000000" w:rsidP="00000000" w:rsidRDefault="00000000" w:rsidRPr="00000000" w14:paraId="0000013D">
      <w:pPr>
        <w:pStyle w:val="Heading1"/>
        <w:numPr>
          <w:ilvl w:val="0"/>
          <w:numId w:val="3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Pallets: 34</w:t>
      </w:r>
    </w:p>
    <w:p w:rsidR="00000000" w:rsidDel="00000000" w:rsidP="00000000" w:rsidRDefault="00000000" w:rsidRPr="00000000" w14:paraId="0000013E">
      <w:pPr>
        <w:pStyle w:val="Heading1"/>
        <w:numPr>
          <w:ilvl w:val="0"/>
          <w:numId w:val="3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Use: long-haul, bulk freight</w:t>
      </w:r>
    </w:p>
    <w:p w:rsidR="00000000" w:rsidDel="00000000" w:rsidP="00000000" w:rsidRDefault="00000000" w:rsidRPr="00000000" w14:paraId="0000013F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tbxlj67y8w67" w:id="40"/>
      <w:bookmarkEnd w:id="40"/>
      <w:r w:rsidDel="00000000" w:rsidR="00000000" w:rsidRPr="00000000">
        <w:rPr>
          <w:color w:val="0a0a0a"/>
          <w:sz w:val="22"/>
          <w:szCs w:val="22"/>
          <w:rtl w:val="0"/>
        </w:rPr>
        <w:t xml:space="preserve">19.Road Train</w:t>
      </w:r>
    </w:p>
    <w:p w:rsidR="00000000" w:rsidDel="00000000" w:rsidP="00000000" w:rsidRDefault="00000000" w:rsidRPr="00000000" w14:paraId="00000140">
      <w:pPr>
        <w:pStyle w:val="Heading1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up to 120 tonnes</w:t>
      </w:r>
    </w:p>
    <w:p w:rsidR="00000000" w:rsidDel="00000000" w:rsidP="00000000" w:rsidRDefault="00000000" w:rsidRPr="00000000" w14:paraId="00000141">
      <w:pPr>
        <w:pStyle w:val="Heading1"/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Use: mining, remote transport</w:t>
      </w:r>
    </w:p>
    <w:p w:rsidR="00000000" w:rsidDel="00000000" w:rsidP="00000000" w:rsidRDefault="00000000" w:rsidRPr="00000000" w14:paraId="00000142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6lxbqsgd24l2" w:id="41"/>
      <w:bookmarkEnd w:id="41"/>
      <w:r w:rsidDel="00000000" w:rsidR="00000000" w:rsidRPr="00000000">
        <w:rPr>
          <w:color w:val="0a0a0a"/>
          <w:sz w:val="22"/>
          <w:szCs w:val="22"/>
          <w:rtl w:val="0"/>
        </w:rPr>
        <w:t xml:space="preserve">📦 Containers (If your app supports ports)</w:t>
      </w:r>
    </w:p>
    <w:p w:rsidR="00000000" w:rsidDel="00000000" w:rsidP="00000000" w:rsidRDefault="00000000" w:rsidRPr="00000000" w14:paraId="00000143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4cvtkcvd1dwe" w:id="42"/>
      <w:bookmarkEnd w:id="42"/>
      <w:r w:rsidDel="00000000" w:rsidR="00000000" w:rsidRPr="00000000">
        <w:rPr>
          <w:color w:val="0a0a0a"/>
          <w:sz w:val="22"/>
          <w:szCs w:val="22"/>
          <w:rtl w:val="0"/>
        </w:rPr>
        <w:t xml:space="preserve">20.</w:t>
      </w:r>
    </w:p>
    <w:p w:rsidR="00000000" w:rsidDel="00000000" w:rsidP="00000000" w:rsidRDefault="00000000" w:rsidRPr="00000000" w14:paraId="00000144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fh3butefrxer" w:id="43"/>
      <w:bookmarkEnd w:id="43"/>
      <w:r w:rsidDel="00000000" w:rsidR="00000000" w:rsidRPr="00000000">
        <w:rPr>
          <w:color w:val="0a0a0a"/>
          <w:sz w:val="22"/>
          <w:szCs w:val="22"/>
          <w:rtl w:val="0"/>
        </w:rPr>
        <w:t xml:space="preserve">20ft Container</w:t>
      </w:r>
    </w:p>
    <w:p w:rsidR="00000000" w:rsidDel="00000000" w:rsidP="00000000" w:rsidRDefault="00000000" w:rsidRPr="00000000" w14:paraId="00000145">
      <w:pPr>
        <w:pStyle w:val="Heading1"/>
        <w:numPr>
          <w:ilvl w:val="0"/>
          <w:numId w:val="4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~28 tonnes</w:t>
      </w:r>
    </w:p>
    <w:p w:rsidR="00000000" w:rsidDel="00000000" w:rsidP="00000000" w:rsidRDefault="00000000" w:rsidRPr="00000000" w14:paraId="00000146">
      <w:pPr>
        <w:pStyle w:val="Heading1"/>
        <w:numPr>
          <w:ilvl w:val="0"/>
          <w:numId w:val="4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Volume: 33 m³</w:t>
      </w:r>
    </w:p>
    <w:p w:rsidR="00000000" w:rsidDel="00000000" w:rsidP="00000000" w:rsidRDefault="00000000" w:rsidRPr="00000000" w14:paraId="00000147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sfev2oj8ocfb" w:id="44"/>
      <w:bookmarkEnd w:id="44"/>
      <w:r w:rsidDel="00000000" w:rsidR="00000000" w:rsidRPr="00000000">
        <w:rPr>
          <w:color w:val="0a0a0a"/>
          <w:sz w:val="22"/>
          <w:szCs w:val="22"/>
          <w:rtl w:val="0"/>
        </w:rPr>
        <w:t xml:space="preserve">21.</w:t>
      </w:r>
    </w:p>
    <w:p w:rsidR="00000000" w:rsidDel="00000000" w:rsidP="00000000" w:rsidRDefault="00000000" w:rsidRPr="00000000" w14:paraId="00000148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224ax0lhc1kk" w:id="45"/>
      <w:bookmarkEnd w:id="45"/>
      <w:r w:rsidDel="00000000" w:rsidR="00000000" w:rsidRPr="00000000">
        <w:rPr>
          <w:color w:val="0a0a0a"/>
          <w:sz w:val="22"/>
          <w:szCs w:val="22"/>
          <w:rtl w:val="0"/>
        </w:rPr>
        <w:t xml:space="preserve">40ft Container</w:t>
      </w:r>
    </w:p>
    <w:p w:rsidR="00000000" w:rsidDel="00000000" w:rsidP="00000000" w:rsidRDefault="00000000" w:rsidRPr="00000000" w14:paraId="00000149">
      <w:pPr>
        <w:pStyle w:val="Heading1"/>
        <w:numPr>
          <w:ilvl w:val="0"/>
          <w:numId w:val="2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Payload: ~26 tonnes</w:t>
      </w:r>
    </w:p>
    <w:p w:rsidR="00000000" w:rsidDel="00000000" w:rsidP="00000000" w:rsidRDefault="00000000" w:rsidRPr="00000000" w14:paraId="0000014A">
      <w:pPr>
        <w:pStyle w:val="Heading1"/>
        <w:numPr>
          <w:ilvl w:val="0"/>
          <w:numId w:val="2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22"/>
          <w:szCs w:val="22"/>
          <w:rtl w:val="0"/>
        </w:rPr>
        <w:t xml:space="preserve">Volume: 67 m³</w:t>
      </w:r>
    </w:p>
    <w:p w:rsidR="00000000" w:rsidDel="00000000" w:rsidP="00000000" w:rsidRDefault="00000000" w:rsidRPr="00000000" w14:paraId="0000014B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34"/>
          <w:szCs w:val="34"/>
        </w:rPr>
      </w:pPr>
      <w:bookmarkStart w:colFirst="0" w:colLast="0" w:name="_heading=h.wfdqqeybamy" w:id="46"/>
      <w:bookmarkEnd w:id="46"/>
      <w:sdt>
        <w:sdtPr>
          <w:id w:val="137313751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sz w:val="34"/>
              <w:szCs w:val="34"/>
              <w:rtl w:val="0"/>
            </w:rPr>
            <w:t xml:space="preserve">✅ Recommended App Filters (Best Practice)</w:t>
          </w:r>
        </w:sdtContent>
      </w:sdt>
    </w:p>
    <w:p w:rsidR="00000000" w:rsidDel="00000000" w:rsidP="00000000" w:rsidRDefault="00000000" w:rsidRPr="00000000" w14:paraId="0000014C">
      <w:pPr>
        <w:pStyle w:val="Heading1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rPr>
          <w:color w:val="0a0a0a"/>
          <w:sz w:val="46"/>
          <w:szCs w:val="46"/>
        </w:rPr>
      </w:pPr>
      <w:bookmarkStart w:colFirst="0" w:colLast="0" w:name="_heading=h.t7zlooyruusk" w:id="14"/>
      <w:bookmarkEnd w:id="14"/>
      <w:r w:rsidDel="00000000" w:rsidR="00000000" w:rsidRPr="00000000">
        <w:rPr>
          <w:color w:val="0a0a0a"/>
          <w:sz w:val="46"/>
          <w:szCs w:val="46"/>
          <w:rtl w:val="0"/>
        </w:rPr>
        <w:t xml:space="preserve">For Clox Freight Forwarding, include:</w:t>
      </w:r>
    </w:p>
    <w:p w:rsidR="00000000" w:rsidDel="00000000" w:rsidP="00000000" w:rsidRDefault="00000000" w:rsidRPr="00000000" w14:paraId="0000014D">
      <w:pPr>
        <w:pStyle w:val="Heading1"/>
        <w:numPr>
          <w:ilvl w:val="0"/>
          <w:numId w:val="7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b w:val="0"/>
          <w:bCs w:val="0"/>
          <w:color w:val="0a0a0a"/>
          <w:sz w:val="46"/>
          <w:szCs w:val="46"/>
        </w:rPr>
      </w:pPr>
      <w:bookmarkStart w:colFirst="0" w:colLast="0" w:name="_heading=h.t7zlooyruusk" w:id="14"/>
      <w:bookmarkEnd w:id="14"/>
      <w:r w:rsidDel="00000000" w:rsidR="00000000" w:rsidRPr="00000000">
        <w:rPr>
          <w:b w:val="0"/>
          <w:bCs w:val="0"/>
          <w:color w:val="0a0a0a"/>
          <w:sz w:val="46"/>
          <w:szCs w:val="46"/>
          <w:rtl w:val="0"/>
        </w:rPr>
        <w:t xml:space="preserve">Vehicle Type</w:t>
      </w:r>
    </w:p>
    <w:p w:rsidR="00000000" w:rsidDel="00000000" w:rsidP="00000000" w:rsidRDefault="00000000" w:rsidRPr="00000000" w14:paraId="0000014E">
      <w:pPr>
        <w:pStyle w:val="Heading1"/>
        <w:numPr>
          <w:ilvl w:val="0"/>
          <w:numId w:val="7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b w:val="0"/>
          <w:bCs w:val="0"/>
          <w:color w:val="0a0a0a"/>
          <w:sz w:val="46"/>
          <w:szCs w:val="46"/>
        </w:rPr>
      </w:pPr>
      <w:bookmarkStart w:colFirst="0" w:colLast="0" w:name="_heading=h.t7zlooyruusk" w:id="14"/>
      <w:bookmarkEnd w:id="14"/>
      <w:r w:rsidDel="00000000" w:rsidR="00000000" w:rsidRPr="00000000">
        <w:rPr>
          <w:b w:val="0"/>
          <w:bCs w:val="0"/>
          <w:color w:val="0a0a0a"/>
          <w:sz w:val="46"/>
          <w:szCs w:val="46"/>
          <w:rtl w:val="0"/>
        </w:rPr>
        <w:t xml:space="preserve">Max Weight (kg)</w:t>
      </w:r>
    </w:p>
    <w:p w:rsidR="00000000" w:rsidDel="00000000" w:rsidP="00000000" w:rsidRDefault="00000000" w:rsidRPr="00000000" w14:paraId="0000014F">
      <w:pPr>
        <w:pStyle w:val="Heading1"/>
        <w:numPr>
          <w:ilvl w:val="0"/>
          <w:numId w:val="7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b w:val="0"/>
          <w:bCs w:val="0"/>
          <w:color w:val="0a0a0a"/>
          <w:sz w:val="46"/>
          <w:szCs w:val="46"/>
        </w:rPr>
      </w:pPr>
      <w:bookmarkStart w:colFirst="0" w:colLast="0" w:name="_heading=h.t7zlooyruusk" w:id="14"/>
      <w:bookmarkEnd w:id="14"/>
      <w:r w:rsidDel="00000000" w:rsidR="00000000" w:rsidRPr="00000000">
        <w:rPr>
          <w:b w:val="0"/>
          <w:bCs w:val="0"/>
          <w:color w:val="0a0a0a"/>
          <w:sz w:val="46"/>
          <w:szCs w:val="46"/>
          <w:rtl w:val="0"/>
        </w:rPr>
        <w:t xml:space="preserve">Pallet Count</w:t>
      </w:r>
    </w:p>
    <w:p w:rsidR="00000000" w:rsidDel="00000000" w:rsidP="00000000" w:rsidRDefault="00000000" w:rsidRPr="00000000" w14:paraId="00000150">
      <w:pPr>
        <w:pStyle w:val="Heading1"/>
        <w:numPr>
          <w:ilvl w:val="0"/>
          <w:numId w:val="7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b w:val="0"/>
          <w:bCs w:val="0"/>
          <w:color w:val="0a0a0a"/>
          <w:sz w:val="46"/>
          <w:szCs w:val="46"/>
        </w:rPr>
      </w:pPr>
      <w:bookmarkStart w:colFirst="0" w:colLast="0" w:name="_heading=h.t7zlooyruusk" w:id="14"/>
      <w:bookmarkEnd w:id="14"/>
      <w:r w:rsidDel="00000000" w:rsidR="00000000" w:rsidRPr="00000000">
        <w:rPr>
          <w:b w:val="0"/>
          <w:bCs w:val="0"/>
          <w:color w:val="0a0a0a"/>
          <w:sz w:val="46"/>
          <w:szCs w:val="46"/>
          <w:rtl w:val="0"/>
        </w:rPr>
        <w:t xml:space="preserve">Volume (m³)</w:t>
      </w:r>
    </w:p>
    <w:p w:rsidR="00000000" w:rsidDel="00000000" w:rsidP="00000000" w:rsidRDefault="00000000" w:rsidRPr="00000000" w14:paraId="00000151">
      <w:pPr>
        <w:pStyle w:val="Heading1"/>
        <w:numPr>
          <w:ilvl w:val="0"/>
          <w:numId w:val="7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b w:val="0"/>
          <w:bCs w:val="0"/>
          <w:color w:val="0a0a0a"/>
          <w:sz w:val="46"/>
          <w:szCs w:val="46"/>
        </w:rPr>
      </w:pPr>
      <w:bookmarkStart w:colFirst="0" w:colLast="0" w:name="_heading=h.t7zlooyruusk" w:id="14"/>
      <w:bookmarkEnd w:id="14"/>
      <w:r w:rsidDel="00000000" w:rsidR="00000000" w:rsidRPr="00000000">
        <w:rPr>
          <w:b w:val="0"/>
          <w:bCs w:val="0"/>
          <w:color w:val="0a0a0a"/>
          <w:sz w:val="46"/>
          <w:szCs w:val="46"/>
          <w:rtl w:val="0"/>
        </w:rPr>
        <w:t xml:space="preserve">Special Features (Tailgate, Reefer, Crane)</w:t>
      </w:r>
    </w:p>
    <w:p w:rsidR="00000000" w:rsidDel="00000000" w:rsidP="00000000" w:rsidRDefault="00000000" w:rsidRPr="00000000" w14:paraId="00000152">
      <w:pPr>
        <w:pStyle w:val="Heading1"/>
        <w:numPr>
          <w:ilvl w:val="0"/>
          <w:numId w:val="7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b w:val="0"/>
          <w:bCs w:val="0"/>
          <w:color w:val="0a0a0a"/>
          <w:sz w:val="46"/>
          <w:szCs w:val="46"/>
        </w:rPr>
      </w:pPr>
      <w:bookmarkStart w:colFirst="0" w:colLast="0" w:name="_heading=h.t7zlooyruusk" w:id="14"/>
      <w:bookmarkEnd w:id="14"/>
      <w:r w:rsidDel="00000000" w:rsidR="00000000" w:rsidRPr="00000000">
        <w:rPr>
          <w:b w:val="0"/>
          <w:bCs w:val="0"/>
          <w:color w:val="0a0a0a"/>
          <w:sz w:val="46"/>
          <w:szCs w:val="46"/>
          <w:rtl w:val="0"/>
        </w:rPr>
        <w:t xml:space="preserve">Licence Class (MR, HR, HC, MC)</w:t>
      </w:r>
    </w:p>
    <w:p w:rsidR="00000000" w:rsidDel="00000000" w:rsidP="00000000" w:rsidRDefault="00000000" w:rsidRPr="00000000" w14:paraId="00000153">
      <w:pPr>
        <w:pStyle w:val="Heading1"/>
        <w:numPr>
          <w:ilvl w:val="0"/>
          <w:numId w:val="7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b w:val="0"/>
          <w:bCs w:val="0"/>
          <w:color w:val="0a0a0a"/>
          <w:sz w:val="46"/>
          <w:szCs w:val="46"/>
        </w:rPr>
      </w:pPr>
      <w:bookmarkStart w:colFirst="0" w:colLast="0" w:name="_heading=h.z055lmikqd0t" w:id="47"/>
      <w:bookmarkEnd w:id="47"/>
      <w:r w:rsidDel="00000000" w:rsidR="00000000" w:rsidRPr="00000000">
        <w:rPr>
          <w:b w:val="0"/>
          <w:bCs w:val="0"/>
          <w:color w:val="0a0a0a"/>
          <w:sz w:val="46"/>
          <w:szCs w:val="46"/>
          <w:rtl w:val="0"/>
        </w:rPr>
        <w:t xml:space="preserve">Metro / Regional / Interstate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480" w:line="360" w:lineRule="auto"/>
        <w:rPr>
          <w:color w:val="0a0a0a"/>
          <w:sz w:val="46"/>
          <w:szCs w:val="46"/>
        </w:rPr>
      </w:pPr>
      <w:bookmarkStart w:colFirst="0" w:colLast="0" w:name="_heading=h.t6g1x6p0cnzp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480" w:line="360" w:lineRule="auto"/>
        <w:rPr>
          <w:color w:val="0a0a0a"/>
          <w:sz w:val="46"/>
          <w:szCs w:val="46"/>
        </w:rPr>
      </w:pPr>
      <w:bookmarkStart w:colFirst="0" w:colLast="0" w:name="_heading=h.vslouhg4mvl4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480" w:line="360" w:lineRule="auto"/>
        <w:rPr>
          <w:color w:val="0a0a0a"/>
          <w:sz w:val="46"/>
          <w:szCs w:val="46"/>
        </w:rPr>
      </w:pPr>
      <w:bookmarkStart w:colFirst="0" w:colLast="0" w:name="_heading=h.8h8d7cuul3mo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480" w:line="360" w:lineRule="auto"/>
        <w:rPr>
          <w:color w:val="0a0a0a"/>
          <w:sz w:val="22"/>
          <w:szCs w:val="22"/>
        </w:rPr>
      </w:pPr>
      <w:bookmarkStart w:colFirst="0" w:colLast="0" w:name="_heading=h.ce9qrmnnvdkq" w:id="51"/>
      <w:bookmarkEnd w:id="51"/>
      <w:r w:rsidDel="00000000" w:rsidR="00000000" w:rsidRPr="00000000">
        <w:rPr>
          <w:color w:val="0a0a0a"/>
          <w:sz w:val="22"/>
          <w:szCs w:val="22"/>
          <w:rtl w:val="0"/>
        </w:rPr>
        <w:t xml:space="preserve">Australia – Average Vehicle Pricing</w:t>
      </w:r>
    </w:p>
    <w:p w:rsidR="00000000" w:rsidDel="00000000" w:rsidP="00000000" w:rsidRDefault="00000000" w:rsidRPr="00000000" w14:paraId="00000158">
      <w:pPr>
        <w:pStyle w:val="Heading1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Note: Prices vary by city, fuel, demand, and access conditions.</w:t>
        <w:br w:type="textWrapping"/>
        <w:t xml:space="preserve"> All rates ex-GST unless stated.</w:t>
      </w:r>
    </w:p>
    <w:p w:rsidR="00000000" w:rsidDel="00000000" w:rsidP="00000000" w:rsidRDefault="00000000" w:rsidRPr="00000000" w14:paraId="00000159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jaoug4wramj" w:id="53"/>
      <w:bookmarkEnd w:id="53"/>
      <w:r w:rsidDel="00000000" w:rsidR="00000000" w:rsidRPr="00000000">
        <w:rPr>
          <w:color w:val="0a0a0a"/>
          <w:sz w:val="22"/>
          <w:szCs w:val="22"/>
          <w:rtl w:val="0"/>
        </w:rPr>
        <w:t xml:space="preserve">🛵 Light &amp; Small Vehicles</w:t>
      </w:r>
    </w:p>
    <w:p w:rsidR="00000000" w:rsidDel="00000000" w:rsidP="00000000" w:rsidRDefault="00000000" w:rsidRPr="00000000" w14:paraId="0000015A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fqzrmxkfmvb9" w:id="54"/>
      <w:bookmarkEnd w:id="54"/>
      <w:r w:rsidDel="00000000" w:rsidR="00000000" w:rsidRPr="00000000">
        <w:rPr>
          <w:color w:val="0a0a0a"/>
          <w:sz w:val="22"/>
          <w:szCs w:val="22"/>
          <w:rtl w:val="0"/>
        </w:rPr>
        <w:t xml:space="preserve">Motorbike / Scooter</w:t>
      </w:r>
    </w:p>
    <w:p w:rsidR="00000000" w:rsidDel="00000000" w:rsidP="00000000" w:rsidRDefault="00000000" w:rsidRPr="00000000" w14:paraId="0000015B">
      <w:pPr>
        <w:pStyle w:val="Heading1"/>
        <w:numPr>
          <w:ilvl w:val="0"/>
          <w:numId w:val="8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hour: $45 – $70</w:t>
      </w:r>
    </w:p>
    <w:p w:rsidR="00000000" w:rsidDel="00000000" w:rsidP="00000000" w:rsidRDefault="00000000" w:rsidRPr="00000000" w14:paraId="0000015C">
      <w:pPr>
        <w:pStyle w:val="Heading1"/>
        <w:numPr>
          <w:ilvl w:val="0"/>
          <w:numId w:val="8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km: $1.20 – $1.80</w:t>
      </w:r>
    </w:p>
    <w:p w:rsidR="00000000" w:rsidDel="00000000" w:rsidP="00000000" w:rsidRDefault="00000000" w:rsidRPr="00000000" w14:paraId="0000015D">
      <w:pPr>
        <w:pStyle w:val="Heading1"/>
        <w:numPr>
          <w:ilvl w:val="0"/>
          <w:numId w:val="8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Use: documents, urgent parcels</w:t>
      </w:r>
    </w:p>
    <w:p w:rsidR="00000000" w:rsidDel="00000000" w:rsidP="00000000" w:rsidRDefault="00000000" w:rsidRPr="00000000" w14:paraId="0000015E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pvqqnpi4o496" w:id="55"/>
      <w:bookmarkEnd w:id="55"/>
      <w:r w:rsidDel="00000000" w:rsidR="00000000" w:rsidRPr="00000000">
        <w:rPr>
          <w:color w:val="0a0a0a"/>
          <w:sz w:val="22"/>
          <w:szCs w:val="22"/>
          <w:rtl w:val="0"/>
        </w:rPr>
        <w:t xml:space="preserve">Car / Hatchback</w:t>
      </w:r>
    </w:p>
    <w:p w:rsidR="00000000" w:rsidDel="00000000" w:rsidP="00000000" w:rsidRDefault="00000000" w:rsidRPr="00000000" w14:paraId="0000015F">
      <w:pPr>
        <w:pStyle w:val="Heading1"/>
        <w:numPr>
          <w:ilvl w:val="0"/>
          <w:numId w:val="3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hour: $50 – $80</w:t>
      </w:r>
    </w:p>
    <w:p w:rsidR="00000000" w:rsidDel="00000000" w:rsidP="00000000" w:rsidRDefault="00000000" w:rsidRPr="00000000" w14:paraId="00000160">
      <w:pPr>
        <w:pStyle w:val="Heading1"/>
        <w:numPr>
          <w:ilvl w:val="0"/>
          <w:numId w:val="3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km: $1.40 – $2.00</w:t>
      </w:r>
    </w:p>
    <w:p w:rsidR="00000000" w:rsidDel="00000000" w:rsidP="00000000" w:rsidRDefault="00000000" w:rsidRPr="00000000" w14:paraId="00000161">
      <w:pPr>
        <w:pStyle w:val="Heading1"/>
        <w:numPr>
          <w:ilvl w:val="0"/>
          <w:numId w:val="3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Use: small parcels</w:t>
      </w:r>
    </w:p>
    <w:p w:rsidR="00000000" w:rsidDel="00000000" w:rsidP="00000000" w:rsidRDefault="00000000" w:rsidRPr="00000000" w14:paraId="00000162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tr6re8bxikp4" w:id="56"/>
      <w:bookmarkEnd w:id="56"/>
      <w:r w:rsidDel="00000000" w:rsidR="00000000" w:rsidRPr="00000000">
        <w:rPr>
          <w:color w:val="0a0a0a"/>
          <w:sz w:val="22"/>
          <w:szCs w:val="22"/>
          <w:rtl w:val="0"/>
        </w:rPr>
        <w:t xml:space="preserve">Ute (Single / Dual Cab)</w:t>
      </w:r>
    </w:p>
    <w:p w:rsidR="00000000" w:rsidDel="00000000" w:rsidP="00000000" w:rsidRDefault="00000000" w:rsidRPr="00000000" w14:paraId="00000163">
      <w:pPr>
        <w:pStyle w:val="Heading1"/>
        <w:numPr>
          <w:ilvl w:val="0"/>
          <w:numId w:val="1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hour: $70 – $100</w:t>
      </w:r>
    </w:p>
    <w:p w:rsidR="00000000" w:rsidDel="00000000" w:rsidP="00000000" w:rsidRDefault="00000000" w:rsidRPr="00000000" w14:paraId="00000164">
      <w:pPr>
        <w:pStyle w:val="Heading1"/>
        <w:numPr>
          <w:ilvl w:val="0"/>
          <w:numId w:val="1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km: $2.00 – $3.00</w:t>
      </w:r>
    </w:p>
    <w:p w:rsidR="00000000" w:rsidDel="00000000" w:rsidP="00000000" w:rsidRDefault="00000000" w:rsidRPr="00000000" w14:paraId="00000165">
      <w:pPr>
        <w:pStyle w:val="Heading1"/>
        <w:numPr>
          <w:ilvl w:val="0"/>
          <w:numId w:val="1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Use: small pallets, site work</w:t>
      </w:r>
    </w:p>
    <w:p w:rsidR="00000000" w:rsidDel="00000000" w:rsidP="00000000" w:rsidRDefault="00000000" w:rsidRPr="00000000" w14:paraId="00000166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njba54akzy7x" w:id="57"/>
      <w:bookmarkEnd w:id="57"/>
      <w:r w:rsidDel="00000000" w:rsidR="00000000" w:rsidRPr="00000000">
        <w:rPr>
          <w:color w:val="0a0a0a"/>
          <w:sz w:val="22"/>
          <w:szCs w:val="22"/>
          <w:rtl w:val="0"/>
        </w:rPr>
        <w:t xml:space="preserve">🚐 Vans (High-Volume App Usage)</w:t>
      </w:r>
    </w:p>
    <w:p w:rsidR="00000000" w:rsidDel="00000000" w:rsidP="00000000" w:rsidRDefault="00000000" w:rsidRPr="00000000" w14:paraId="00000167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c2myfpnz4s47" w:id="58"/>
      <w:bookmarkEnd w:id="58"/>
      <w:r w:rsidDel="00000000" w:rsidR="00000000" w:rsidRPr="00000000">
        <w:rPr>
          <w:color w:val="0a0a0a"/>
          <w:sz w:val="22"/>
          <w:szCs w:val="22"/>
          <w:rtl w:val="0"/>
        </w:rPr>
        <w:t xml:space="preserve">Small Van</w:t>
      </w:r>
    </w:p>
    <w:p w:rsidR="00000000" w:rsidDel="00000000" w:rsidP="00000000" w:rsidRDefault="00000000" w:rsidRPr="00000000" w14:paraId="00000168">
      <w:pPr>
        <w:pStyle w:val="Heading1"/>
        <w:numPr>
          <w:ilvl w:val="0"/>
          <w:numId w:val="8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hour: $75 – $95</w:t>
      </w:r>
    </w:p>
    <w:p w:rsidR="00000000" w:rsidDel="00000000" w:rsidP="00000000" w:rsidRDefault="00000000" w:rsidRPr="00000000" w14:paraId="00000169">
      <w:pPr>
        <w:pStyle w:val="Heading1"/>
        <w:numPr>
          <w:ilvl w:val="0"/>
          <w:numId w:val="8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km: $2.20 – $3.00</w:t>
      </w:r>
    </w:p>
    <w:p w:rsidR="00000000" w:rsidDel="00000000" w:rsidP="00000000" w:rsidRDefault="00000000" w:rsidRPr="00000000" w14:paraId="0000016A">
      <w:pPr>
        <w:pStyle w:val="Heading1"/>
        <w:numPr>
          <w:ilvl w:val="0"/>
          <w:numId w:val="8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Pallets: 1</w:t>
      </w:r>
    </w:p>
    <w:p w:rsidR="00000000" w:rsidDel="00000000" w:rsidP="00000000" w:rsidRDefault="00000000" w:rsidRPr="00000000" w14:paraId="0000016B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ydtgfub3ixrt" w:id="59"/>
      <w:bookmarkEnd w:id="59"/>
      <w:r w:rsidDel="00000000" w:rsidR="00000000" w:rsidRPr="00000000">
        <w:rPr>
          <w:color w:val="0a0a0a"/>
          <w:sz w:val="22"/>
          <w:szCs w:val="22"/>
          <w:rtl w:val="0"/>
        </w:rPr>
        <w:t xml:space="preserve">Medium Van</w:t>
      </w:r>
    </w:p>
    <w:p w:rsidR="00000000" w:rsidDel="00000000" w:rsidP="00000000" w:rsidRDefault="00000000" w:rsidRPr="00000000" w14:paraId="0000016C">
      <w:pPr>
        <w:pStyle w:val="Heading1"/>
        <w:numPr>
          <w:ilvl w:val="0"/>
          <w:numId w:val="8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hour: $85 – $110</w:t>
      </w:r>
    </w:p>
    <w:p w:rsidR="00000000" w:rsidDel="00000000" w:rsidP="00000000" w:rsidRDefault="00000000" w:rsidRPr="00000000" w14:paraId="0000016D">
      <w:pPr>
        <w:pStyle w:val="Heading1"/>
        <w:numPr>
          <w:ilvl w:val="0"/>
          <w:numId w:val="8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km: $2.50 – $3.50</w:t>
      </w:r>
    </w:p>
    <w:p w:rsidR="00000000" w:rsidDel="00000000" w:rsidP="00000000" w:rsidRDefault="00000000" w:rsidRPr="00000000" w14:paraId="0000016E">
      <w:pPr>
        <w:pStyle w:val="Heading1"/>
        <w:numPr>
          <w:ilvl w:val="0"/>
          <w:numId w:val="8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Pallets: 2</w:t>
      </w:r>
    </w:p>
    <w:p w:rsidR="00000000" w:rsidDel="00000000" w:rsidP="00000000" w:rsidRDefault="00000000" w:rsidRPr="00000000" w14:paraId="0000016F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8b78g53rt1nq" w:id="60"/>
      <w:bookmarkEnd w:id="60"/>
      <w:r w:rsidDel="00000000" w:rsidR="00000000" w:rsidRPr="00000000">
        <w:rPr>
          <w:color w:val="0a0a0a"/>
          <w:sz w:val="22"/>
          <w:szCs w:val="22"/>
          <w:rtl w:val="0"/>
        </w:rPr>
        <w:t xml:space="preserve">Large Van (LWB / Hi-Roof)</w:t>
      </w:r>
    </w:p>
    <w:p w:rsidR="00000000" w:rsidDel="00000000" w:rsidP="00000000" w:rsidRDefault="00000000" w:rsidRPr="00000000" w14:paraId="00000170">
      <w:pPr>
        <w:pStyle w:val="Heading1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hour: $95 – $130</w:t>
      </w:r>
    </w:p>
    <w:p w:rsidR="00000000" w:rsidDel="00000000" w:rsidP="00000000" w:rsidRDefault="00000000" w:rsidRPr="00000000" w14:paraId="00000171">
      <w:pPr>
        <w:pStyle w:val="Heading1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km: $2.80 – $4.00</w:t>
      </w:r>
    </w:p>
    <w:p w:rsidR="00000000" w:rsidDel="00000000" w:rsidP="00000000" w:rsidRDefault="00000000" w:rsidRPr="00000000" w14:paraId="00000172">
      <w:pPr>
        <w:pStyle w:val="Heading1"/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Pallets: 3–4</w:t>
      </w:r>
    </w:p>
    <w:p w:rsidR="00000000" w:rsidDel="00000000" w:rsidP="00000000" w:rsidRDefault="00000000" w:rsidRPr="00000000" w14:paraId="00000173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1wyhuxkh2big" w:id="61"/>
      <w:bookmarkEnd w:id="61"/>
      <w:r w:rsidDel="00000000" w:rsidR="00000000" w:rsidRPr="00000000">
        <w:rPr>
          <w:color w:val="0a0a0a"/>
          <w:sz w:val="22"/>
          <w:szCs w:val="22"/>
          <w:rtl w:val="0"/>
        </w:rPr>
        <w:t xml:space="preserve">🚛 Small to Medium Trucks</w:t>
      </w:r>
    </w:p>
    <w:p w:rsidR="00000000" w:rsidDel="00000000" w:rsidP="00000000" w:rsidRDefault="00000000" w:rsidRPr="00000000" w14:paraId="00000174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gxbmnpu3gfgb" w:id="62"/>
      <w:bookmarkEnd w:id="62"/>
      <w:r w:rsidDel="00000000" w:rsidR="00000000" w:rsidRPr="00000000">
        <w:rPr>
          <w:color w:val="0a0a0a"/>
          <w:sz w:val="22"/>
          <w:szCs w:val="22"/>
          <w:rtl w:val="0"/>
        </w:rPr>
        <w:t xml:space="preserve">1–2 Tonne Truck</w:t>
      </w:r>
    </w:p>
    <w:p w:rsidR="00000000" w:rsidDel="00000000" w:rsidP="00000000" w:rsidRDefault="00000000" w:rsidRPr="00000000" w14:paraId="00000175">
      <w:pPr>
        <w:pStyle w:val="Heading1"/>
        <w:numPr>
          <w:ilvl w:val="0"/>
          <w:numId w:val="6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hour: $110 – $150</w:t>
      </w:r>
    </w:p>
    <w:p w:rsidR="00000000" w:rsidDel="00000000" w:rsidP="00000000" w:rsidRDefault="00000000" w:rsidRPr="00000000" w14:paraId="00000176">
      <w:pPr>
        <w:pStyle w:val="Heading1"/>
        <w:numPr>
          <w:ilvl w:val="0"/>
          <w:numId w:val="6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km: $3.50 – $4.80</w:t>
      </w:r>
    </w:p>
    <w:p w:rsidR="00000000" w:rsidDel="00000000" w:rsidP="00000000" w:rsidRDefault="00000000" w:rsidRPr="00000000" w14:paraId="00000177">
      <w:pPr>
        <w:pStyle w:val="Heading1"/>
        <w:numPr>
          <w:ilvl w:val="0"/>
          <w:numId w:val="6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Pallets: 4–6</w:t>
      </w:r>
    </w:p>
    <w:p w:rsidR="00000000" w:rsidDel="00000000" w:rsidP="00000000" w:rsidRDefault="00000000" w:rsidRPr="00000000" w14:paraId="00000178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pkgmnrrzt92k" w:id="63"/>
      <w:bookmarkEnd w:id="63"/>
      <w:r w:rsidDel="00000000" w:rsidR="00000000" w:rsidRPr="00000000">
        <w:rPr>
          <w:color w:val="0a0a0a"/>
          <w:sz w:val="22"/>
          <w:szCs w:val="22"/>
          <w:rtl w:val="0"/>
        </w:rPr>
        <w:t xml:space="preserve">3 Tonne Truck</w:t>
      </w:r>
    </w:p>
    <w:p w:rsidR="00000000" w:rsidDel="00000000" w:rsidP="00000000" w:rsidRDefault="00000000" w:rsidRPr="00000000" w14:paraId="00000179">
      <w:pPr>
        <w:pStyle w:val="Heading1"/>
        <w:numPr>
          <w:ilvl w:val="0"/>
          <w:numId w:val="8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hour: $120 – $170</w:t>
      </w:r>
    </w:p>
    <w:p w:rsidR="00000000" w:rsidDel="00000000" w:rsidP="00000000" w:rsidRDefault="00000000" w:rsidRPr="00000000" w14:paraId="0000017A">
      <w:pPr>
        <w:pStyle w:val="Heading1"/>
        <w:numPr>
          <w:ilvl w:val="0"/>
          <w:numId w:val="8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km: $4.00 – $5.50</w:t>
      </w:r>
    </w:p>
    <w:p w:rsidR="00000000" w:rsidDel="00000000" w:rsidP="00000000" w:rsidRDefault="00000000" w:rsidRPr="00000000" w14:paraId="0000017B">
      <w:pPr>
        <w:pStyle w:val="Heading1"/>
        <w:numPr>
          <w:ilvl w:val="0"/>
          <w:numId w:val="8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Pallets: 6–8</w:t>
      </w:r>
    </w:p>
    <w:p w:rsidR="00000000" w:rsidDel="00000000" w:rsidP="00000000" w:rsidRDefault="00000000" w:rsidRPr="00000000" w14:paraId="0000017C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mna8g64nhv4e" w:id="64"/>
      <w:bookmarkEnd w:id="64"/>
      <w:r w:rsidDel="00000000" w:rsidR="00000000" w:rsidRPr="00000000">
        <w:rPr>
          <w:color w:val="0a0a0a"/>
          <w:sz w:val="22"/>
          <w:szCs w:val="22"/>
          <w:rtl w:val="0"/>
        </w:rPr>
        <w:t xml:space="preserve">4–6 Tonne Truck</w:t>
      </w:r>
    </w:p>
    <w:p w:rsidR="00000000" w:rsidDel="00000000" w:rsidP="00000000" w:rsidRDefault="00000000" w:rsidRPr="00000000" w14:paraId="0000017D">
      <w:pPr>
        <w:pStyle w:val="Heading1"/>
        <w:numPr>
          <w:ilvl w:val="0"/>
          <w:numId w:val="2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hour: $140 – $200</w:t>
      </w:r>
    </w:p>
    <w:p w:rsidR="00000000" w:rsidDel="00000000" w:rsidP="00000000" w:rsidRDefault="00000000" w:rsidRPr="00000000" w14:paraId="0000017E">
      <w:pPr>
        <w:pStyle w:val="Heading1"/>
        <w:numPr>
          <w:ilvl w:val="0"/>
          <w:numId w:val="2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km: $4.50 – $6.50</w:t>
      </w:r>
    </w:p>
    <w:p w:rsidR="00000000" w:rsidDel="00000000" w:rsidP="00000000" w:rsidRDefault="00000000" w:rsidRPr="00000000" w14:paraId="0000017F">
      <w:pPr>
        <w:pStyle w:val="Heading1"/>
        <w:numPr>
          <w:ilvl w:val="0"/>
          <w:numId w:val="2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Pallets: 10–12</w:t>
      </w:r>
    </w:p>
    <w:p w:rsidR="00000000" w:rsidDel="00000000" w:rsidP="00000000" w:rsidRDefault="00000000" w:rsidRPr="00000000" w14:paraId="00000180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f0bgm3wehz0m" w:id="65"/>
      <w:bookmarkEnd w:id="65"/>
      <w:r w:rsidDel="00000000" w:rsidR="00000000" w:rsidRPr="00000000">
        <w:rPr>
          <w:color w:val="0a0a0a"/>
          <w:sz w:val="22"/>
          <w:szCs w:val="22"/>
          <w:rtl w:val="0"/>
        </w:rPr>
        <w:t xml:space="preserve">8–10 Tonne Truck</w:t>
      </w:r>
    </w:p>
    <w:p w:rsidR="00000000" w:rsidDel="00000000" w:rsidP="00000000" w:rsidRDefault="00000000" w:rsidRPr="00000000" w14:paraId="00000181">
      <w:pPr>
        <w:pStyle w:val="Heading1"/>
        <w:numPr>
          <w:ilvl w:val="0"/>
          <w:numId w:val="3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hour: $170 – $240</w:t>
      </w:r>
    </w:p>
    <w:p w:rsidR="00000000" w:rsidDel="00000000" w:rsidP="00000000" w:rsidRDefault="00000000" w:rsidRPr="00000000" w14:paraId="00000182">
      <w:pPr>
        <w:pStyle w:val="Heading1"/>
        <w:numPr>
          <w:ilvl w:val="0"/>
          <w:numId w:val="3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km: $5.50 – $8.00</w:t>
      </w:r>
    </w:p>
    <w:p w:rsidR="00000000" w:rsidDel="00000000" w:rsidP="00000000" w:rsidRDefault="00000000" w:rsidRPr="00000000" w14:paraId="00000183">
      <w:pPr>
        <w:pStyle w:val="Heading1"/>
        <w:numPr>
          <w:ilvl w:val="0"/>
          <w:numId w:val="3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Pallets: 14–16</w:t>
      </w:r>
    </w:p>
    <w:p w:rsidR="00000000" w:rsidDel="00000000" w:rsidP="00000000" w:rsidRDefault="00000000" w:rsidRPr="00000000" w14:paraId="00000184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huwf1kpouy1h" w:id="66"/>
      <w:bookmarkEnd w:id="66"/>
      <w:r w:rsidDel="00000000" w:rsidR="00000000" w:rsidRPr="00000000">
        <w:rPr>
          <w:color w:val="0a0a0a"/>
          <w:sz w:val="22"/>
          <w:szCs w:val="22"/>
          <w:rtl w:val="0"/>
        </w:rPr>
        <w:t xml:space="preserve">🚚 Rigid &amp; Specialised Trucks</w:t>
      </w:r>
    </w:p>
    <w:p w:rsidR="00000000" w:rsidDel="00000000" w:rsidP="00000000" w:rsidRDefault="00000000" w:rsidRPr="00000000" w14:paraId="00000185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hmpah9u2itx" w:id="67"/>
      <w:bookmarkEnd w:id="67"/>
      <w:r w:rsidDel="00000000" w:rsidR="00000000" w:rsidRPr="00000000">
        <w:rPr>
          <w:color w:val="0a0a0a"/>
          <w:sz w:val="22"/>
          <w:szCs w:val="22"/>
          <w:rtl w:val="0"/>
        </w:rPr>
        <w:t xml:space="preserve">Rigid Truck (12–14 Pallet)</w:t>
      </w:r>
    </w:p>
    <w:p w:rsidR="00000000" w:rsidDel="00000000" w:rsidP="00000000" w:rsidRDefault="00000000" w:rsidRPr="00000000" w14:paraId="00000186">
      <w:pPr>
        <w:pStyle w:val="Heading1"/>
        <w:numPr>
          <w:ilvl w:val="0"/>
          <w:numId w:val="1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hour: $180 – $260</w:t>
      </w:r>
    </w:p>
    <w:p w:rsidR="00000000" w:rsidDel="00000000" w:rsidP="00000000" w:rsidRDefault="00000000" w:rsidRPr="00000000" w14:paraId="00000187">
      <w:pPr>
        <w:pStyle w:val="Heading1"/>
        <w:numPr>
          <w:ilvl w:val="0"/>
          <w:numId w:val="1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km: $6.50 – $9.00</w:t>
      </w:r>
    </w:p>
    <w:p w:rsidR="00000000" w:rsidDel="00000000" w:rsidP="00000000" w:rsidRDefault="00000000" w:rsidRPr="00000000" w14:paraId="00000188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8e5brshbdts5" w:id="68"/>
      <w:bookmarkEnd w:id="68"/>
      <w:r w:rsidDel="00000000" w:rsidR="00000000" w:rsidRPr="00000000">
        <w:rPr>
          <w:color w:val="0a0a0a"/>
          <w:sz w:val="22"/>
          <w:szCs w:val="22"/>
          <w:rtl w:val="0"/>
        </w:rPr>
        <w:t xml:space="preserve">Tailgate Truck (Add-on)</w:t>
      </w:r>
    </w:p>
    <w:p w:rsidR="00000000" w:rsidDel="00000000" w:rsidP="00000000" w:rsidRDefault="00000000" w:rsidRPr="00000000" w14:paraId="00000189">
      <w:pPr>
        <w:pStyle w:val="Heading1"/>
        <w:numPr>
          <w:ilvl w:val="0"/>
          <w:numId w:val="6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Add: +$10–$25/hour</w:t>
      </w:r>
    </w:p>
    <w:p w:rsidR="00000000" w:rsidDel="00000000" w:rsidP="00000000" w:rsidRDefault="00000000" w:rsidRPr="00000000" w14:paraId="0000018A">
      <w:pPr>
        <w:pStyle w:val="Heading1"/>
        <w:numPr>
          <w:ilvl w:val="0"/>
          <w:numId w:val="6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Or: +$0.30–$0.60/km</w:t>
      </w:r>
    </w:p>
    <w:p w:rsidR="00000000" w:rsidDel="00000000" w:rsidP="00000000" w:rsidRDefault="00000000" w:rsidRPr="00000000" w14:paraId="0000018B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qo48v51idkjd" w:id="69"/>
      <w:bookmarkEnd w:id="69"/>
      <w:r w:rsidDel="00000000" w:rsidR="00000000" w:rsidRPr="00000000">
        <w:rPr>
          <w:color w:val="0a0a0a"/>
          <w:sz w:val="22"/>
          <w:szCs w:val="22"/>
          <w:rtl w:val="0"/>
        </w:rPr>
        <w:t xml:space="preserve">Refrigerated Truck (Reefer)</w:t>
      </w:r>
    </w:p>
    <w:p w:rsidR="00000000" w:rsidDel="00000000" w:rsidP="00000000" w:rsidRDefault="00000000" w:rsidRPr="00000000" w14:paraId="0000018C">
      <w:pPr>
        <w:pStyle w:val="Heading1"/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hour: $200 – $300</w:t>
      </w:r>
    </w:p>
    <w:p w:rsidR="00000000" w:rsidDel="00000000" w:rsidP="00000000" w:rsidRDefault="00000000" w:rsidRPr="00000000" w14:paraId="0000018D">
      <w:pPr>
        <w:pStyle w:val="Heading1"/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km: $7.00 – $10.00</w:t>
      </w:r>
    </w:p>
    <w:p w:rsidR="00000000" w:rsidDel="00000000" w:rsidP="00000000" w:rsidRDefault="00000000" w:rsidRPr="00000000" w14:paraId="0000018E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mm2ddddobjln" w:id="70"/>
      <w:bookmarkEnd w:id="70"/>
      <w:r w:rsidDel="00000000" w:rsidR="00000000" w:rsidRPr="00000000">
        <w:rPr>
          <w:color w:val="0a0a0a"/>
          <w:sz w:val="22"/>
          <w:szCs w:val="22"/>
          <w:rtl w:val="0"/>
        </w:rPr>
        <w:t xml:space="preserve">Crane Truck (Hiab)</w:t>
      </w:r>
    </w:p>
    <w:p w:rsidR="00000000" w:rsidDel="00000000" w:rsidP="00000000" w:rsidRDefault="00000000" w:rsidRPr="00000000" w14:paraId="0000018F">
      <w:pPr>
        <w:pStyle w:val="Heading1"/>
        <w:numPr>
          <w:ilvl w:val="0"/>
          <w:numId w:val="1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hour: $220 – $350</w:t>
      </w:r>
    </w:p>
    <w:p w:rsidR="00000000" w:rsidDel="00000000" w:rsidP="00000000" w:rsidRDefault="00000000" w:rsidRPr="00000000" w14:paraId="00000190">
      <w:pPr>
        <w:pStyle w:val="Heading1"/>
        <w:numPr>
          <w:ilvl w:val="0"/>
          <w:numId w:val="1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km: $7.50 – $12.00</w:t>
      </w:r>
    </w:p>
    <w:p w:rsidR="00000000" w:rsidDel="00000000" w:rsidP="00000000" w:rsidRDefault="00000000" w:rsidRPr="00000000" w14:paraId="00000191">
      <w:pPr>
        <w:pStyle w:val="Heading1"/>
        <w:numPr>
          <w:ilvl w:val="0"/>
          <w:numId w:val="1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Minimum: 4 hours common</w:t>
      </w:r>
    </w:p>
    <w:p w:rsidR="00000000" w:rsidDel="00000000" w:rsidP="00000000" w:rsidRDefault="00000000" w:rsidRPr="00000000" w14:paraId="00000192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z98tdxn5mff" w:id="71"/>
      <w:bookmarkEnd w:id="71"/>
      <w:r w:rsidDel="00000000" w:rsidR="00000000" w:rsidRPr="00000000">
        <w:rPr>
          <w:color w:val="0a0a0a"/>
          <w:sz w:val="22"/>
          <w:szCs w:val="22"/>
          <w:rtl w:val="0"/>
        </w:rPr>
        <w:t xml:space="preserve">Flatbed / Tray Truck</w:t>
      </w:r>
    </w:p>
    <w:p w:rsidR="00000000" w:rsidDel="00000000" w:rsidP="00000000" w:rsidRDefault="00000000" w:rsidRPr="00000000" w14:paraId="00000193">
      <w:pPr>
        <w:pStyle w:val="Heading1"/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hour: $160 – $240</w:t>
      </w:r>
    </w:p>
    <w:p w:rsidR="00000000" w:rsidDel="00000000" w:rsidP="00000000" w:rsidRDefault="00000000" w:rsidRPr="00000000" w14:paraId="00000194">
      <w:pPr>
        <w:pStyle w:val="Heading1"/>
        <w:numPr>
          <w:ilvl w:val="0"/>
          <w:numId w:val="1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km: $6.00 – $9.00</w:t>
      </w:r>
    </w:p>
    <w:p w:rsidR="00000000" w:rsidDel="00000000" w:rsidP="00000000" w:rsidRDefault="00000000" w:rsidRPr="00000000" w14:paraId="00000195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392w6d9hmoht" w:id="72"/>
      <w:bookmarkEnd w:id="72"/>
      <w:r w:rsidDel="00000000" w:rsidR="00000000" w:rsidRPr="00000000">
        <w:rPr>
          <w:color w:val="0a0a0a"/>
          <w:sz w:val="22"/>
          <w:szCs w:val="22"/>
          <w:rtl w:val="0"/>
        </w:rPr>
        <w:t xml:space="preserve">🚛🚛 Linehaul / Interstate</w:t>
      </w:r>
    </w:p>
    <w:p w:rsidR="00000000" w:rsidDel="00000000" w:rsidP="00000000" w:rsidRDefault="00000000" w:rsidRPr="00000000" w14:paraId="00000196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d7aywtdsr17" w:id="73"/>
      <w:bookmarkEnd w:id="73"/>
      <w:r w:rsidDel="00000000" w:rsidR="00000000" w:rsidRPr="00000000">
        <w:rPr>
          <w:color w:val="0a0a0a"/>
          <w:sz w:val="22"/>
          <w:szCs w:val="22"/>
          <w:rtl w:val="0"/>
        </w:rPr>
        <w:t xml:space="preserve">Semi-Trailer</w:t>
      </w:r>
    </w:p>
    <w:p w:rsidR="00000000" w:rsidDel="00000000" w:rsidP="00000000" w:rsidRDefault="00000000" w:rsidRPr="00000000" w14:paraId="00000197">
      <w:pPr>
        <w:pStyle w:val="Heading1"/>
        <w:numPr>
          <w:ilvl w:val="0"/>
          <w:numId w:val="6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km: $2.50 – $4.00 (long haul)</w:t>
      </w:r>
    </w:p>
    <w:p w:rsidR="00000000" w:rsidDel="00000000" w:rsidP="00000000" w:rsidRDefault="00000000" w:rsidRPr="00000000" w14:paraId="00000198">
      <w:pPr>
        <w:pStyle w:val="Heading1"/>
        <w:numPr>
          <w:ilvl w:val="0"/>
          <w:numId w:val="6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hour (metro): $180 – $260</w:t>
      </w:r>
    </w:p>
    <w:p w:rsidR="00000000" w:rsidDel="00000000" w:rsidP="00000000" w:rsidRDefault="00000000" w:rsidRPr="00000000" w14:paraId="00000199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nl2rixxe59c4" w:id="74"/>
      <w:bookmarkEnd w:id="74"/>
      <w:r w:rsidDel="00000000" w:rsidR="00000000" w:rsidRPr="00000000">
        <w:rPr>
          <w:color w:val="0a0a0a"/>
          <w:sz w:val="22"/>
          <w:szCs w:val="22"/>
          <w:rtl w:val="0"/>
        </w:rPr>
        <w:t xml:space="preserve">B-Double</w:t>
      </w:r>
    </w:p>
    <w:p w:rsidR="00000000" w:rsidDel="00000000" w:rsidP="00000000" w:rsidRDefault="00000000" w:rsidRPr="00000000" w14:paraId="0000019A">
      <w:pPr>
        <w:pStyle w:val="Heading1"/>
        <w:numPr>
          <w:ilvl w:val="0"/>
          <w:numId w:val="3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km: $3.50 – $5.50</w:t>
      </w:r>
    </w:p>
    <w:p w:rsidR="00000000" w:rsidDel="00000000" w:rsidP="00000000" w:rsidRDefault="00000000" w:rsidRPr="00000000" w14:paraId="0000019B">
      <w:pPr>
        <w:pStyle w:val="Heading1"/>
        <w:numPr>
          <w:ilvl w:val="0"/>
          <w:numId w:val="3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Minimum runs apply</w:t>
      </w:r>
    </w:p>
    <w:p w:rsidR="00000000" w:rsidDel="00000000" w:rsidP="00000000" w:rsidRDefault="00000000" w:rsidRPr="00000000" w14:paraId="0000019C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q2itlb8ykqwg" w:id="75"/>
      <w:bookmarkEnd w:id="75"/>
      <w:r w:rsidDel="00000000" w:rsidR="00000000" w:rsidRPr="00000000">
        <w:rPr>
          <w:color w:val="0a0a0a"/>
          <w:sz w:val="22"/>
          <w:szCs w:val="22"/>
          <w:rtl w:val="0"/>
        </w:rPr>
        <w:t xml:space="preserve">Road Train</w:t>
      </w:r>
    </w:p>
    <w:p w:rsidR="00000000" w:rsidDel="00000000" w:rsidP="00000000" w:rsidRDefault="00000000" w:rsidRPr="00000000" w14:paraId="0000019D">
      <w:pPr>
        <w:pStyle w:val="Heading1"/>
        <w:numPr>
          <w:ilvl w:val="0"/>
          <w:numId w:val="6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km: $5.00 – $10.00+</w:t>
      </w:r>
    </w:p>
    <w:p w:rsidR="00000000" w:rsidDel="00000000" w:rsidP="00000000" w:rsidRDefault="00000000" w:rsidRPr="00000000" w14:paraId="0000019E">
      <w:pPr>
        <w:pStyle w:val="Heading1"/>
        <w:numPr>
          <w:ilvl w:val="0"/>
          <w:numId w:val="6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Special permits required</w:t>
      </w:r>
    </w:p>
    <w:p w:rsidR="00000000" w:rsidDel="00000000" w:rsidP="00000000" w:rsidRDefault="00000000" w:rsidRPr="00000000" w14:paraId="0000019F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6wrvcfmwgxo3" w:id="76"/>
      <w:bookmarkEnd w:id="76"/>
      <w:r w:rsidDel="00000000" w:rsidR="00000000" w:rsidRPr="00000000">
        <w:rPr>
          <w:color w:val="0a0a0a"/>
          <w:sz w:val="22"/>
          <w:szCs w:val="22"/>
          <w:rtl w:val="0"/>
        </w:rPr>
        <w:t xml:space="preserve">📦 Containers (Port / Wharf)</w:t>
      </w:r>
    </w:p>
    <w:p w:rsidR="00000000" w:rsidDel="00000000" w:rsidP="00000000" w:rsidRDefault="00000000" w:rsidRPr="00000000" w14:paraId="000001A0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smatgu2clg1n" w:id="77"/>
      <w:bookmarkEnd w:id="77"/>
      <w:r w:rsidDel="00000000" w:rsidR="00000000" w:rsidRPr="00000000">
        <w:rPr>
          <w:color w:val="0a0a0a"/>
          <w:sz w:val="22"/>
          <w:szCs w:val="22"/>
          <w:rtl w:val="0"/>
        </w:rPr>
        <w:t xml:space="preserve">20ft Container</w:t>
      </w:r>
    </w:p>
    <w:p w:rsidR="00000000" w:rsidDel="00000000" w:rsidP="00000000" w:rsidRDefault="00000000" w:rsidRPr="00000000" w14:paraId="000001A1">
      <w:pPr>
        <w:pStyle w:val="Heading1"/>
        <w:numPr>
          <w:ilvl w:val="0"/>
          <w:numId w:val="7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hour: $160 – $220</w:t>
      </w:r>
    </w:p>
    <w:p w:rsidR="00000000" w:rsidDel="00000000" w:rsidP="00000000" w:rsidRDefault="00000000" w:rsidRPr="00000000" w14:paraId="000001A2">
      <w:pPr>
        <w:pStyle w:val="Heading1"/>
        <w:numPr>
          <w:ilvl w:val="0"/>
          <w:numId w:val="7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km: $4.00 – $6.50</w:t>
      </w:r>
    </w:p>
    <w:p w:rsidR="00000000" w:rsidDel="00000000" w:rsidP="00000000" w:rsidRDefault="00000000" w:rsidRPr="00000000" w14:paraId="000001A3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ppfgf67wl3gy" w:id="78"/>
      <w:bookmarkEnd w:id="78"/>
      <w:r w:rsidDel="00000000" w:rsidR="00000000" w:rsidRPr="00000000">
        <w:rPr>
          <w:color w:val="0a0a0a"/>
          <w:sz w:val="22"/>
          <w:szCs w:val="22"/>
          <w:rtl w:val="0"/>
        </w:rPr>
        <w:t xml:space="preserve">40ft Container</w:t>
      </w:r>
    </w:p>
    <w:p w:rsidR="00000000" w:rsidDel="00000000" w:rsidP="00000000" w:rsidRDefault="00000000" w:rsidRPr="00000000" w14:paraId="000001A4">
      <w:pPr>
        <w:pStyle w:val="Heading1"/>
        <w:numPr>
          <w:ilvl w:val="0"/>
          <w:numId w:val="3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hour: $180 – $260</w:t>
      </w:r>
    </w:p>
    <w:p w:rsidR="00000000" w:rsidDel="00000000" w:rsidP="00000000" w:rsidRDefault="00000000" w:rsidRPr="00000000" w14:paraId="000001A5">
      <w:pPr>
        <w:pStyle w:val="Heading1"/>
        <w:numPr>
          <w:ilvl w:val="0"/>
          <w:numId w:val="3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Per km: $5.00 – $8.00</w:t>
      </w:r>
    </w:p>
    <w:p w:rsidR="00000000" w:rsidDel="00000000" w:rsidP="00000000" w:rsidRDefault="00000000" w:rsidRPr="00000000" w14:paraId="000001A6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sz w:val="22"/>
          <w:szCs w:val="22"/>
        </w:rPr>
      </w:pPr>
      <w:bookmarkStart w:colFirst="0" w:colLast="0" w:name="_heading=h.ujdjsj189l7l" w:id="79"/>
      <w:bookmarkEnd w:id="79"/>
      <w:r w:rsidDel="00000000" w:rsidR="00000000" w:rsidRPr="00000000">
        <w:rPr>
          <w:color w:val="0a0a0a"/>
          <w:sz w:val="22"/>
          <w:szCs w:val="22"/>
          <w:rtl w:val="0"/>
        </w:rPr>
        <w:t xml:space="preserve">Specialised Full Load Vehicles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cp34idqsd20i" w:id="80"/>
      <w:bookmarkEnd w:id="80"/>
      <w:r w:rsidDel="00000000" w:rsidR="00000000" w:rsidRPr="00000000">
        <w:rPr>
          <w:color w:val="0a0a0a"/>
          <w:sz w:val="22"/>
          <w:szCs w:val="22"/>
          <w:rtl w:val="0"/>
        </w:rPr>
        <w:t xml:space="preserve">Refrigerated Truck (FTL)</w:t>
      </w:r>
    </w:p>
    <w:p w:rsidR="00000000" w:rsidDel="00000000" w:rsidP="00000000" w:rsidRDefault="00000000" w:rsidRPr="00000000" w14:paraId="000001A8">
      <w:pPr>
        <w:pStyle w:val="Heading1"/>
        <w:numPr>
          <w:ilvl w:val="0"/>
          <w:numId w:val="3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l9v8fd4clxqd" w:id="81"/>
      <w:bookmarkEnd w:id="81"/>
      <w:r w:rsidDel="00000000" w:rsidR="00000000" w:rsidRPr="00000000">
        <w:rPr>
          <w:color w:val="0a0a0a"/>
          <w:sz w:val="22"/>
          <w:szCs w:val="22"/>
          <w:rtl w:val="0"/>
        </w:rPr>
        <w:t xml:space="preserve">Add: +20–35% on base rate</w:t>
      </w:r>
    </w:p>
    <w:p w:rsidR="00000000" w:rsidDel="00000000" w:rsidP="00000000" w:rsidRDefault="00000000" w:rsidRPr="00000000" w14:paraId="000001A9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h3x5h3hg1mf" w:id="82"/>
      <w:bookmarkEnd w:id="82"/>
      <w:r w:rsidDel="00000000" w:rsidR="00000000" w:rsidRPr="00000000">
        <w:rPr>
          <w:color w:val="0a0a0a"/>
          <w:sz w:val="22"/>
          <w:szCs w:val="22"/>
          <w:rtl w:val="0"/>
        </w:rPr>
        <w:t xml:space="preserve">Tailgate</w:t>
      </w:r>
    </w:p>
    <w:p w:rsidR="00000000" w:rsidDel="00000000" w:rsidP="00000000" w:rsidRDefault="00000000" w:rsidRPr="00000000" w14:paraId="000001AA">
      <w:pPr>
        <w:pStyle w:val="Heading1"/>
        <w:numPr>
          <w:ilvl w:val="0"/>
          <w:numId w:val="4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l9v8fd4clxqd" w:id="81"/>
      <w:bookmarkEnd w:id="81"/>
      <w:r w:rsidDel="00000000" w:rsidR="00000000" w:rsidRPr="00000000">
        <w:rPr>
          <w:color w:val="0a0a0a"/>
          <w:sz w:val="22"/>
          <w:szCs w:val="22"/>
          <w:rtl w:val="0"/>
        </w:rPr>
        <w:t xml:space="preserve">Add: $100 – $250 per job</w:t>
      </w:r>
    </w:p>
    <w:p w:rsidR="00000000" w:rsidDel="00000000" w:rsidP="00000000" w:rsidRDefault="00000000" w:rsidRPr="00000000" w14:paraId="000001AB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npaqtalp0rru" w:id="83"/>
      <w:bookmarkEnd w:id="83"/>
      <w:r w:rsidDel="00000000" w:rsidR="00000000" w:rsidRPr="00000000">
        <w:rPr>
          <w:color w:val="0a0a0a"/>
          <w:sz w:val="22"/>
          <w:szCs w:val="22"/>
          <w:rtl w:val="0"/>
        </w:rPr>
        <w:t xml:space="preserve">Crane Truck (Hiab)</w:t>
      </w:r>
    </w:p>
    <w:p w:rsidR="00000000" w:rsidDel="00000000" w:rsidP="00000000" w:rsidRDefault="00000000" w:rsidRPr="00000000" w14:paraId="000001AC">
      <w:pPr>
        <w:pStyle w:val="Heading1"/>
        <w:numPr>
          <w:ilvl w:val="0"/>
          <w:numId w:val="6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l9v8fd4clxqd" w:id="81"/>
      <w:bookmarkEnd w:id="81"/>
      <w:r w:rsidDel="00000000" w:rsidR="00000000" w:rsidRPr="00000000">
        <w:rPr>
          <w:color w:val="0a0a0a"/>
          <w:sz w:val="22"/>
          <w:szCs w:val="22"/>
          <w:rtl w:val="0"/>
        </w:rPr>
        <w:t xml:space="preserve">Minimum: $900 – $1,400</w:t>
      </w:r>
    </w:p>
    <w:p w:rsidR="00000000" w:rsidDel="00000000" w:rsidP="00000000" w:rsidRDefault="00000000" w:rsidRPr="00000000" w14:paraId="000001AD">
      <w:pPr>
        <w:pStyle w:val="Heading1"/>
        <w:numPr>
          <w:ilvl w:val="0"/>
          <w:numId w:val="6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l9v8fd4clxqd" w:id="81"/>
      <w:bookmarkEnd w:id="81"/>
      <w:r w:rsidDel="00000000" w:rsidR="00000000" w:rsidRPr="00000000">
        <w:rPr>
          <w:color w:val="0a0a0a"/>
          <w:sz w:val="22"/>
          <w:szCs w:val="22"/>
          <w:rtl w:val="0"/>
        </w:rPr>
        <w:t xml:space="preserve">Hourly: $250 – $350</w:t>
      </w:r>
    </w:p>
    <w:p w:rsidR="00000000" w:rsidDel="00000000" w:rsidP="00000000" w:rsidRDefault="00000000" w:rsidRPr="00000000" w14:paraId="000001AE">
      <w:pPr>
        <w:pStyle w:val="Heading1"/>
        <w:numPr>
          <w:ilvl w:val="0"/>
          <w:numId w:val="6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6fgsnk4q6g9j" w:id="84"/>
      <w:bookmarkEnd w:id="84"/>
      <w:r w:rsidDel="00000000" w:rsidR="00000000" w:rsidRPr="00000000">
        <w:rPr>
          <w:color w:val="0a0a0a"/>
          <w:sz w:val="22"/>
          <w:szCs w:val="22"/>
          <w:rtl w:val="0"/>
        </w:rPr>
        <w:t xml:space="preserve">Minimum: 4 hours</w:t>
      </w:r>
    </w:p>
    <w:p w:rsidR="00000000" w:rsidDel="00000000" w:rsidP="00000000" w:rsidRDefault="00000000" w:rsidRPr="00000000" w14:paraId="000001AF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9gwfbcm7qi5t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pb06lxfrx0yi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yymv28b3szj6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fdc7hj50aj1w" w:id="88"/>
      <w:bookmarkEnd w:id="88"/>
      <w:r w:rsidDel="00000000" w:rsidR="00000000" w:rsidRPr="00000000">
        <w:rPr>
          <w:color w:val="0a0a0a"/>
          <w:sz w:val="22"/>
          <w:szCs w:val="22"/>
          <w:rtl w:val="0"/>
        </w:rPr>
        <w:t xml:space="preserve">ADD-ON CHARGES</w:t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Style w:val="Heading1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jc w:val="center"/>
              <w:rPr>
                <w:color w:val="0a0a0a"/>
                <w:sz w:val="22"/>
                <w:szCs w:val="22"/>
              </w:rPr>
            </w:pPr>
            <w:bookmarkStart w:colFirst="0" w:colLast="0" w:name="_heading=h.j3e108y010n2" w:id="89"/>
            <w:bookmarkEnd w:id="89"/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Add-On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Style w:val="Heading1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jc w:val="center"/>
              <w:rPr>
                <w:color w:val="0a0a0a"/>
                <w:sz w:val="22"/>
                <w:szCs w:val="22"/>
              </w:rPr>
            </w:pPr>
            <w:bookmarkStart w:colFirst="0" w:colLast="0" w:name="_heading=h.j3e108y010n2" w:id="89"/>
            <w:bookmarkEnd w:id="89"/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Rate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Style w:val="Heading1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color w:val="0a0a0a"/>
                <w:sz w:val="22"/>
                <w:szCs w:val="22"/>
              </w:rPr>
            </w:pPr>
            <w:bookmarkStart w:colFirst="0" w:colLast="0" w:name="_heading=h.j3e108y010n2" w:id="89"/>
            <w:bookmarkEnd w:id="89"/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Tailgate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Style w:val="Heading1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color w:val="0a0a0a"/>
                <w:sz w:val="22"/>
                <w:szCs w:val="22"/>
              </w:rPr>
            </w:pPr>
            <w:bookmarkStart w:colFirst="0" w:colLast="0" w:name="_heading=h.j3e108y010n2" w:id="89"/>
            <w:bookmarkEnd w:id="89"/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+$20–$30/hr OR +$0.60/km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Style w:val="Heading1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color w:val="0a0a0a"/>
                <w:sz w:val="22"/>
                <w:szCs w:val="22"/>
              </w:rPr>
            </w:pPr>
            <w:bookmarkStart w:colFirst="0" w:colLast="0" w:name="_heading=h.j3e108y010n2" w:id="89"/>
            <w:bookmarkEnd w:id="89"/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Refrigerated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Style w:val="Heading1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color w:val="0a0a0a"/>
                <w:sz w:val="22"/>
                <w:szCs w:val="22"/>
              </w:rPr>
            </w:pPr>
            <w:bookmarkStart w:colFirst="0" w:colLast="0" w:name="_heading=h.j3e108y010n2" w:id="89"/>
            <w:bookmarkEnd w:id="89"/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+25–35%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Style w:val="Heading1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color w:val="0a0a0a"/>
                <w:sz w:val="22"/>
                <w:szCs w:val="22"/>
              </w:rPr>
            </w:pPr>
            <w:bookmarkStart w:colFirst="0" w:colLast="0" w:name="_heading=h.j3e108y010n2" w:id="89"/>
            <w:bookmarkEnd w:id="89"/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Crane / Hiab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Style w:val="Heading1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color w:val="0a0a0a"/>
                <w:sz w:val="22"/>
                <w:szCs w:val="22"/>
              </w:rPr>
            </w:pPr>
            <w:bookmarkStart w:colFirst="0" w:colLast="0" w:name="_heading=h.j3e108y010n2" w:id="89"/>
            <w:bookmarkEnd w:id="89"/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$280–$350/hr (4-hr min)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Style w:val="Heading1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color w:val="0a0a0a"/>
                <w:sz w:val="22"/>
                <w:szCs w:val="22"/>
              </w:rPr>
            </w:pPr>
            <w:bookmarkStart w:colFirst="0" w:colLast="0" w:name="_heading=h.j3e108y010n2" w:id="89"/>
            <w:bookmarkEnd w:id="89"/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After-hours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Style w:val="Heading1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color w:val="0a0a0a"/>
                <w:sz w:val="22"/>
                <w:szCs w:val="22"/>
              </w:rPr>
            </w:pPr>
            <w:bookmarkStart w:colFirst="0" w:colLast="0" w:name="_heading=h.j3e108y010n2" w:id="89"/>
            <w:bookmarkEnd w:id="89"/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+20–30%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Style w:val="Heading1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color w:val="0a0a0a"/>
                <w:sz w:val="22"/>
                <w:szCs w:val="22"/>
              </w:rPr>
            </w:pPr>
            <w:bookmarkStart w:colFirst="0" w:colLast="0" w:name="_heading=h.j3e108y010n2" w:id="89"/>
            <w:bookmarkEnd w:id="89"/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Weekend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Style w:val="Heading1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color w:val="0a0a0a"/>
                <w:sz w:val="22"/>
                <w:szCs w:val="22"/>
              </w:rPr>
            </w:pPr>
            <w:bookmarkStart w:colFirst="0" w:colLast="0" w:name="_heading=h.j3e108y010n2" w:id="89"/>
            <w:bookmarkEnd w:id="89"/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+30–40%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Style w:val="Heading1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color w:val="0a0a0a"/>
                <w:sz w:val="22"/>
                <w:szCs w:val="22"/>
              </w:rPr>
            </w:pPr>
            <w:bookmarkStart w:colFirst="0" w:colLast="0" w:name="_heading=h.j3e108y010n2" w:id="89"/>
            <w:bookmarkEnd w:id="89"/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Public Holiday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Style w:val="Heading1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color w:val="0a0a0a"/>
                <w:sz w:val="22"/>
                <w:szCs w:val="22"/>
              </w:rPr>
            </w:pPr>
            <w:bookmarkStart w:colFirst="0" w:colLast="0" w:name="_heading=h.j3e108y010n2" w:id="89"/>
            <w:bookmarkEnd w:id="89"/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+40–50%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Style w:val="Heading1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color w:val="0a0a0a"/>
                <w:sz w:val="22"/>
                <w:szCs w:val="22"/>
              </w:rPr>
            </w:pPr>
            <w:bookmarkStart w:colFirst="0" w:colLast="0" w:name="_heading=h.j3e108y010n2" w:id="89"/>
            <w:bookmarkEnd w:id="89"/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Waiting 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Style w:val="Heading1"/>
              <w:pBdr>
                <w:top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color w:val="0a0a0a"/>
                <w:sz w:val="22"/>
                <w:szCs w:val="22"/>
              </w:rPr>
            </w:pPr>
            <w:bookmarkStart w:colFirst="0" w:colLast="0" w:name="_heading=h.t9k45jebpzrn" w:id="90"/>
            <w:bookmarkEnd w:id="90"/>
            <w:r w:rsidDel="00000000" w:rsidR="00000000" w:rsidRPr="00000000">
              <w:rPr>
                <w:color w:val="0a0a0a"/>
                <w:sz w:val="22"/>
                <w:szCs w:val="22"/>
                <w:rtl w:val="0"/>
              </w:rPr>
              <w:t xml:space="preserve">$120–$150/hr</w:t>
            </w:r>
          </w:p>
        </w:tc>
      </w:tr>
    </w:tbl>
    <w:p w:rsidR="00000000" w:rsidDel="00000000" w:rsidP="00000000" w:rsidRDefault="00000000" w:rsidRPr="00000000" w14:paraId="000001C3">
      <w:pPr>
        <w:pStyle w:val="Heading1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480" w:line="360" w:lineRule="auto"/>
        <w:rPr>
          <w:color w:val="0a0a0a"/>
          <w:sz w:val="46"/>
          <w:szCs w:val="46"/>
        </w:rPr>
      </w:pPr>
      <w:bookmarkStart w:colFirst="0" w:colLast="0" w:name="_heading=h.j3e108y010n2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480" w:line="360" w:lineRule="auto"/>
        <w:rPr>
          <w:color w:val="0a0a0a"/>
          <w:sz w:val="46"/>
          <w:szCs w:val="46"/>
        </w:rPr>
      </w:pPr>
      <w:bookmarkStart w:colFirst="0" w:colLast="0" w:name="_heading=h.39wyzuuha0kp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480" w:line="360" w:lineRule="auto"/>
        <w:rPr>
          <w:color w:val="0a0a0a"/>
          <w:sz w:val="22"/>
          <w:szCs w:val="22"/>
        </w:rPr>
      </w:pPr>
      <w:bookmarkStart w:colFirst="0" w:colLast="0" w:name="_heading=h.d4p94r6egpub" w:id="92"/>
      <w:bookmarkEnd w:id="92"/>
      <w:r w:rsidDel="00000000" w:rsidR="00000000" w:rsidRPr="00000000">
        <w:rPr>
          <w:color w:val="0a0a0a"/>
          <w:sz w:val="22"/>
          <w:szCs w:val="22"/>
          <w:rtl w:val="0"/>
        </w:rPr>
        <w:t xml:space="preserve">CLOX — FULL LOAD TRANSPORT ONLY (FTL)</w:t>
      </w:r>
    </w:p>
    <w:p w:rsidR="00000000" w:rsidDel="00000000" w:rsidP="00000000" w:rsidRDefault="00000000" w:rsidRPr="00000000" w14:paraId="000001C7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ncvmnucw5ylq" w:id="93"/>
      <w:bookmarkEnd w:id="93"/>
      <w:r w:rsidDel="00000000" w:rsidR="00000000" w:rsidRPr="00000000">
        <w:rPr>
          <w:color w:val="0a0a0a"/>
          <w:sz w:val="22"/>
          <w:szCs w:val="22"/>
          <w:rtl w:val="0"/>
        </w:rPr>
        <w:t xml:space="preserve">What “Full Load Only” Means in CLOX App</w:t>
      </w:r>
    </w:p>
    <w:p w:rsidR="00000000" w:rsidDel="00000000" w:rsidP="00000000" w:rsidRDefault="00000000" w:rsidRPr="00000000" w14:paraId="000001C8">
      <w:pPr>
        <w:pStyle w:val="Heading2"/>
        <w:numPr>
          <w:ilvl w:val="0"/>
          <w:numId w:val="1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ubglq9uf5068" w:id="94"/>
      <w:bookmarkEnd w:id="94"/>
      <w:sdt>
        <w:sdtPr>
          <w:id w:val="-110383741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sz w:val="22"/>
              <w:szCs w:val="22"/>
              <w:rtl w:val="0"/>
            </w:rPr>
            <w:t xml:space="preserve">❌ No courier / parcel / shared loads</w:t>
          </w:r>
        </w:sdtContent>
      </w:sdt>
    </w:p>
    <w:p w:rsidR="00000000" w:rsidDel="00000000" w:rsidP="00000000" w:rsidRDefault="00000000" w:rsidRPr="00000000" w14:paraId="000001C9">
      <w:pPr>
        <w:pStyle w:val="Heading2"/>
        <w:numPr>
          <w:ilvl w:val="0"/>
          <w:numId w:val="1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ubglq9uf5068" w:id="94"/>
      <w:bookmarkEnd w:id="94"/>
      <w:sdt>
        <w:sdtPr>
          <w:id w:val="12678380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sz w:val="22"/>
              <w:szCs w:val="22"/>
              <w:rtl w:val="0"/>
            </w:rPr>
            <w:t xml:space="preserve">❌ No per-pallet or per-carton pricing</w:t>
          </w:r>
        </w:sdtContent>
      </w:sdt>
    </w:p>
    <w:p w:rsidR="00000000" w:rsidDel="00000000" w:rsidP="00000000" w:rsidRDefault="00000000" w:rsidRPr="00000000" w14:paraId="000001CA">
      <w:pPr>
        <w:pStyle w:val="Heading2"/>
        <w:numPr>
          <w:ilvl w:val="0"/>
          <w:numId w:val="1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ubglq9uf5068" w:id="94"/>
      <w:bookmarkEnd w:id="94"/>
      <w:sdt>
        <w:sdtPr>
          <w:id w:val="68783738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sz w:val="22"/>
              <w:szCs w:val="22"/>
              <w:rtl w:val="0"/>
            </w:rPr>
            <w:t xml:space="preserve">✅ One sender = one vehicle = one job</w:t>
          </w:r>
        </w:sdtContent>
      </w:sdt>
    </w:p>
    <w:p w:rsidR="00000000" w:rsidDel="00000000" w:rsidP="00000000" w:rsidRDefault="00000000" w:rsidRPr="00000000" w14:paraId="000001CB">
      <w:pPr>
        <w:pStyle w:val="Heading2"/>
        <w:numPr>
          <w:ilvl w:val="0"/>
          <w:numId w:val="1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ubglq9uf5068" w:id="94"/>
      <w:bookmarkEnd w:id="94"/>
      <w:sdt>
        <w:sdtPr>
          <w:id w:val="-86141020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sz w:val="22"/>
              <w:szCs w:val="22"/>
              <w:rtl w:val="0"/>
            </w:rPr>
            <w:t xml:space="preserve">✅ Vehicle is dedicated to that shipment</w:t>
          </w:r>
        </w:sdtContent>
      </w:sdt>
    </w:p>
    <w:p w:rsidR="00000000" w:rsidDel="00000000" w:rsidP="00000000" w:rsidRDefault="00000000" w:rsidRPr="00000000" w14:paraId="000001CC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  <w:sz w:val="22"/>
          <w:szCs w:val="22"/>
        </w:rPr>
      </w:pPr>
      <w:bookmarkStart w:colFirst="0" w:colLast="0" w:name="_heading=h.7v198zal06km" w:id="95"/>
      <w:bookmarkEnd w:id="95"/>
      <w:r w:rsidDel="00000000" w:rsidR="00000000" w:rsidRPr="00000000">
        <w:rPr>
          <w:color w:val="0a0a0a"/>
          <w:sz w:val="22"/>
          <w:szCs w:val="22"/>
          <w:rtl w:val="0"/>
        </w:rPr>
        <w:t xml:space="preserve">This is how real transport operators prefer to work.</w:t>
      </w:r>
    </w:p>
    <w:p w:rsidR="00000000" w:rsidDel="00000000" w:rsidP="00000000" w:rsidRDefault="00000000" w:rsidRPr="00000000" w14:paraId="000001CD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4kaqvg7logy" w:id="96"/>
      <w:bookmarkEnd w:id="96"/>
      <w:r w:rsidDel="00000000" w:rsidR="00000000" w:rsidRPr="00000000">
        <w:rPr>
          <w:color w:val="0a0a0a"/>
          <w:sz w:val="22"/>
          <w:szCs w:val="22"/>
          <w:rtl w:val="0"/>
        </w:rPr>
        <w:t xml:space="preserve">⚙️ HOW CLOX SHOULD USE THIS (Best Practice)</w:t>
      </w:r>
    </w:p>
    <w:p w:rsidR="00000000" w:rsidDel="00000000" w:rsidP="00000000" w:rsidRDefault="00000000" w:rsidRPr="00000000" w14:paraId="000001CE">
      <w:pPr>
        <w:pStyle w:val="Heading3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360" w:lineRule="auto"/>
        <w:rPr>
          <w:color w:val="0a0a0a"/>
          <w:sz w:val="22"/>
          <w:szCs w:val="22"/>
        </w:rPr>
      </w:pPr>
      <w:bookmarkStart w:colFirst="0" w:colLast="0" w:name="_heading=h.tik5gttjmxf8" w:id="97"/>
      <w:bookmarkEnd w:id="97"/>
      <w:r w:rsidDel="00000000" w:rsidR="00000000" w:rsidRPr="00000000">
        <w:rPr>
          <w:color w:val="0a0a0a"/>
          <w:sz w:val="22"/>
          <w:szCs w:val="22"/>
          <w:rtl w:val="0"/>
        </w:rPr>
        <w:t xml:space="preserve">App Pricing Logic</w:t>
      </w:r>
    </w:p>
    <w:p w:rsidR="00000000" w:rsidDel="00000000" w:rsidP="00000000" w:rsidRDefault="00000000" w:rsidRPr="00000000" w14:paraId="000001CF">
      <w:pPr>
        <w:pStyle w:val="Heading1"/>
        <w:numPr>
          <w:ilvl w:val="0"/>
          <w:numId w:val="7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Metro jobs: Hourly + minimum hours</w:t>
      </w:r>
    </w:p>
    <w:p w:rsidR="00000000" w:rsidDel="00000000" w:rsidP="00000000" w:rsidRDefault="00000000" w:rsidRPr="00000000" w14:paraId="000001D0">
      <w:pPr>
        <w:pStyle w:val="Heading1"/>
        <w:numPr>
          <w:ilvl w:val="0"/>
          <w:numId w:val="7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Regional / interstate: Per km</w:t>
      </w:r>
    </w:p>
    <w:p w:rsidR="00000000" w:rsidDel="00000000" w:rsidP="00000000" w:rsidRDefault="00000000" w:rsidRPr="00000000" w14:paraId="000001D1">
      <w:pPr>
        <w:pStyle w:val="Heading1"/>
        <w:numPr>
          <w:ilvl w:val="0"/>
          <w:numId w:val="7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d5jp4yntxf1y" w:id="52"/>
      <w:bookmarkEnd w:id="52"/>
      <w:r w:rsidDel="00000000" w:rsidR="00000000" w:rsidRPr="00000000">
        <w:rPr>
          <w:color w:val="0a0a0a"/>
          <w:sz w:val="22"/>
          <w:szCs w:val="22"/>
          <w:rtl w:val="0"/>
        </w:rPr>
        <w:t xml:space="preserve">Instant quote: Show </w:t>
      </w:r>
      <w:r w:rsidDel="00000000" w:rsidR="00000000" w:rsidRPr="00000000">
        <w:rPr>
          <w:i w:val="1"/>
          <w:iCs w:val="1"/>
          <w:color w:val="0a0a0a"/>
          <w:sz w:val="22"/>
          <w:szCs w:val="22"/>
          <w:rtl w:val="0"/>
        </w:rPr>
        <w:t xml:space="preserve">range</w:t>
      </w:r>
      <w:r w:rsidDel="00000000" w:rsidR="00000000" w:rsidRPr="00000000">
        <w:rPr>
          <w:color w:val="0a0a0a"/>
          <w:sz w:val="22"/>
          <w:szCs w:val="22"/>
          <w:rtl w:val="0"/>
        </w:rPr>
        <w:t xml:space="preserve">, not fixed price</w:t>
      </w:r>
    </w:p>
    <w:p w:rsidR="00000000" w:rsidDel="00000000" w:rsidP="00000000" w:rsidRDefault="00000000" w:rsidRPr="00000000" w14:paraId="000001D2">
      <w:pPr>
        <w:pStyle w:val="Heading1"/>
        <w:numPr>
          <w:ilvl w:val="0"/>
          <w:numId w:val="7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1u7jqqnmen7" w:id="98"/>
      <w:bookmarkEnd w:id="98"/>
      <w:r w:rsidDel="00000000" w:rsidR="00000000" w:rsidRPr="00000000">
        <w:rPr>
          <w:color w:val="0a0a0a"/>
          <w:sz w:val="22"/>
          <w:szCs w:val="22"/>
          <w:rtl w:val="0"/>
        </w:rPr>
        <w:t xml:space="preserve">Final price: Carrier confirms</w:t>
      </w:r>
    </w:p>
    <w:p w:rsidR="00000000" w:rsidDel="00000000" w:rsidP="00000000" w:rsidRDefault="00000000" w:rsidRPr="00000000" w14:paraId="000001D3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g73btl5c17ht" w:id="99"/>
      <w:bookmarkEnd w:id="99"/>
      <w:r w:rsidDel="00000000" w:rsidR="00000000" w:rsidRPr="00000000">
        <w:rPr>
          <w:color w:val="0a0a0a"/>
          <w:sz w:val="22"/>
          <w:szCs w:val="22"/>
          <w:rtl w:val="0"/>
        </w:rPr>
        <w:t xml:space="preserve">PRICING RULES (IMPORTANT FOR CLOX)</w:t>
      </w:r>
    </w:p>
    <w:p w:rsidR="00000000" w:rsidDel="00000000" w:rsidP="00000000" w:rsidRDefault="00000000" w:rsidRPr="00000000" w14:paraId="000001D4">
      <w:pPr>
        <w:pStyle w:val="Heading1"/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w6x5g07nxsut" w:id="100"/>
      <w:bookmarkEnd w:id="100"/>
      <w:sdt>
        <w:sdtPr>
          <w:id w:val="102408361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sz w:val="22"/>
              <w:szCs w:val="22"/>
              <w:rtl w:val="0"/>
            </w:rPr>
            <w:t xml:space="preserve">✔ Dedicated vehicle only</w:t>
          </w:r>
        </w:sdtContent>
      </w:sdt>
    </w:p>
    <w:p w:rsidR="00000000" w:rsidDel="00000000" w:rsidP="00000000" w:rsidRDefault="00000000" w:rsidRPr="00000000" w14:paraId="000001D5">
      <w:pPr>
        <w:pStyle w:val="Heading1"/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w6x5g07nxsut" w:id="100"/>
      <w:bookmarkEnd w:id="100"/>
      <w:sdt>
        <w:sdtPr>
          <w:id w:val="193286148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sz w:val="22"/>
              <w:szCs w:val="22"/>
              <w:rtl w:val="0"/>
            </w:rPr>
            <w:t xml:space="preserve">✔ Minimum hours apply (2–4 hrs metro)</w:t>
          </w:r>
        </w:sdtContent>
      </w:sdt>
    </w:p>
    <w:p w:rsidR="00000000" w:rsidDel="00000000" w:rsidP="00000000" w:rsidRDefault="00000000" w:rsidRPr="00000000" w14:paraId="000001D6">
      <w:pPr>
        <w:pStyle w:val="Heading1"/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w6x5g07nxsut" w:id="100"/>
      <w:bookmarkEnd w:id="100"/>
      <w:sdt>
        <w:sdtPr>
          <w:id w:val="-128246152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sz w:val="22"/>
              <w:szCs w:val="22"/>
              <w:rtl w:val="0"/>
            </w:rPr>
            <w:t xml:space="preserve">✔ Higher of hourly or per-km auto-applies</w:t>
          </w:r>
        </w:sdtContent>
      </w:sdt>
    </w:p>
    <w:p w:rsidR="00000000" w:rsidDel="00000000" w:rsidP="00000000" w:rsidRDefault="00000000" w:rsidRPr="00000000" w14:paraId="000001D7">
      <w:pPr>
        <w:pStyle w:val="Heading1"/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w6x5g07nxsut" w:id="100"/>
      <w:bookmarkEnd w:id="100"/>
      <w:sdt>
        <w:sdtPr>
          <w:id w:val="102046648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sz w:val="22"/>
              <w:szCs w:val="22"/>
              <w:rtl w:val="0"/>
            </w:rPr>
            <w:t xml:space="preserve">❌ No shared loads</w:t>
          </w:r>
        </w:sdtContent>
      </w:sdt>
    </w:p>
    <w:p w:rsidR="00000000" w:rsidDel="00000000" w:rsidP="00000000" w:rsidRDefault="00000000" w:rsidRPr="00000000" w14:paraId="000001D8">
      <w:pPr>
        <w:pStyle w:val="Heading1"/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="360" w:lineRule="auto"/>
        <w:ind w:left="720" w:hanging="360"/>
        <w:rPr>
          <w:color w:val="0a0a0a"/>
          <w:sz w:val="22"/>
          <w:szCs w:val="22"/>
        </w:rPr>
      </w:pPr>
      <w:bookmarkStart w:colFirst="0" w:colLast="0" w:name="_heading=h.w6x5g07nxsut" w:id="100"/>
      <w:bookmarkEnd w:id="100"/>
      <w:sdt>
        <w:sdtPr>
          <w:id w:val="-178640472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sz w:val="22"/>
              <w:szCs w:val="22"/>
              <w:rtl w:val="0"/>
            </w:rPr>
            <w:t xml:space="preserve">❌ No per-pallet pricing</w:t>
          </w:r>
        </w:sdtContent>
      </w:sdt>
    </w:p>
    <w:p w:rsidR="00000000" w:rsidDel="00000000" w:rsidP="00000000" w:rsidRDefault="00000000" w:rsidRPr="00000000" w14:paraId="000001D9">
      <w:pPr>
        <w:pStyle w:val="Heading1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360" w:lineRule="auto"/>
        <w:rPr>
          <w:color w:val="0a0a0a"/>
          <w:sz w:val="22"/>
          <w:szCs w:val="22"/>
        </w:rPr>
      </w:pPr>
      <w:bookmarkStart w:colFirst="0" w:colLast="0" w:name="_heading=h.9idwaps6o7zi" w:id="101"/>
      <w:bookmarkEnd w:id="101"/>
      <w:sdt>
        <w:sdtPr>
          <w:id w:val="3417795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sz w:val="22"/>
              <w:szCs w:val="22"/>
              <w:rtl w:val="0"/>
            </w:rPr>
            <w:t xml:space="preserve">Carrier payout ≈ 70% of above rates</w:t>
            <w:br w:type="textWrapping"/>
            <w:t xml:space="preserve"> (30% Clox commission protected)</w:t>
          </w:r>
        </w:sdtContent>
      </w:sdt>
    </w:p>
    <w:p w:rsidR="00000000" w:rsidDel="00000000" w:rsidP="00000000" w:rsidRDefault="00000000" w:rsidRPr="00000000" w14:paraId="000001DA">
      <w:pPr>
        <w:pStyle w:val="Heading1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480" w:line="360" w:lineRule="auto"/>
        <w:rPr>
          <w:color w:val="0a0a0a"/>
          <w:sz w:val="46"/>
          <w:szCs w:val="46"/>
        </w:rPr>
      </w:pPr>
      <w:bookmarkStart w:colFirst="0" w:colLast="0" w:name="_heading=h.khhbnlcrg64z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480" w:line="360" w:lineRule="auto"/>
        <w:rPr>
          <w:color w:val="0a0a0a"/>
          <w:sz w:val="22"/>
          <w:szCs w:val="22"/>
        </w:rPr>
      </w:pPr>
      <w:bookmarkStart w:colFirst="0" w:colLast="0" w:name="_heading=h.os1pjvqlfzmt" w:id="103"/>
      <w:bookmarkEnd w:id="103"/>
      <w:r w:rsidDel="00000000" w:rsidR="00000000" w:rsidRPr="00000000">
        <w:rPr>
          <w:color w:val="0a0a0a"/>
          <w:sz w:val="22"/>
          <w:szCs w:val="22"/>
          <w:rtl w:val="0"/>
        </w:rPr>
        <w:t xml:space="preserve">CLOX – LOAD TYPES (CUSTOMER SELECTION)</w:t>
      </w:r>
    </w:p>
    <w:p w:rsidR="00000000" w:rsidDel="00000000" w:rsidP="00000000" w:rsidRDefault="00000000" w:rsidRPr="00000000" w14:paraId="000001DF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cy02coo9a3ux" w:id="104"/>
      <w:bookmarkEnd w:id="104"/>
      <w:sdt>
        <w:sdtPr>
          <w:id w:val="2092548354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a0a0a"/>
              <w:sz w:val="22"/>
              <w:szCs w:val="22"/>
              <w:rtl w:val="0"/>
            </w:rPr>
            <w:t xml:space="preserve">✅ GENERAL FREIGHT (DEFAULT)</w:t>
          </w:r>
        </w:sdtContent>
      </w:sdt>
    </w:p>
    <w:p w:rsidR="00000000" w:rsidDel="00000000" w:rsidP="00000000" w:rsidRDefault="00000000" w:rsidRPr="00000000" w14:paraId="000001E0">
      <w:pPr>
        <w:numPr>
          <w:ilvl w:val="0"/>
          <w:numId w:val="5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Cartons</w:t>
      </w:r>
    </w:p>
    <w:p w:rsidR="00000000" w:rsidDel="00000000" w:rsidP="00000000" w:rsidRDefault="00000000" w:rsidRPr="00000000" w14:paraId="000001E1">
      <w:pPr>
        <w:numPr>
          <w:ilvl w:val="0"/>
          <w:numId w:val="5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Palletised goods</w:t>
      </w:r>
    </w:p>
    <w:p w:rsidR="00000000" w:rsidDel="00000000" w:rsidP="00000000" w:rsidRDefault="00000000" w:rsidRPr="00000000" w14:paraId="000001E2">
      <w:pPr>
        <w:numPr>
          <w:ilvl w:val="0"/>
          <w:numId w:val="5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Retail stock</w:t>
      </w:r>
    </w:p>
    <w:p w:rsidR="00000000" w:rsidDel="00000000" w:rsidP="00000000" w:rsidRDefault="00000000" w:rsidRPr="00000000" w14:paraId="000001E3">
      <w:pPr>
        <w:numPr>
          <w:ilvl w:val="0"/>
          <w:numId w:val="5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FMCG</w:t>
      </w:r>
    </w:p>
    <w:p w:rsidR="00000000" w:rsidDel="00000000" w:rsidP="00000000" w:rsidRDefault="00000000" w:rsidRPr="00000000" w14:paraId="000001E4">
      <w:pPr>
        <w:numPr>
          <w:ilvl w:val="0"/>
          <w:numId w:val="5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General merchandise</w:t>
        <w:br w:type="textWrapping"/>
        <w:t xml:space="preserve"> </w:t>
      </w:r>
      <w:r w:rsidDel="00000000" w:rsidR="00000000" w:rsidRPr="00000000">
        <w:rPr>
          <w:b w:val="1"/>
          <w:bCs w:val="1"/>
          <w:color w:val="0a0a0a"/>
          <w:rtl w:val="0"/>
        </w:rPr>
        <w:t xml:space="preserve">No special handling required</w:t>
      </w:r>
    </w:p>
    <w:p w:rsidR="00000000" w:rsidDel="00000000" w:rsidP="00000000" w:rsidRDefault="00000000" w:rsidRPr="00000000" w14:paraId="000001E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6n9l1rb8kwdj" w:id="105"/>
      <w:bookmarkEnd w:id="105"/>
      <w:r w:rsidDel="00000000" w:rsidR="00000000" w:rsidRPr="00000000">
        <w:rPr>
          <w:color w:val="0a0a0a"/>
          <w:sz w:val="22"/>
          <w:szCs w:val="22"/>
          <w:rtl w:val="0"/>
        </w:rPr>
        <w:t xml:space="preserve">🧊 TEMPERATURE CONTROLLED</w:t>
      </w:r>
    </w:p>
    <w:p w:rsidR="00000000" w:rsidDel="00000000" w:rsidP="00000000" w:rsidRDefault="00000000" w:rsidRPr="00000000" w14:paraId="000001E7">
      <w:pPr>
        <w:numPr>
          <w:ilvl w:val="0"/>
          <w:numId w:val="3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Chilled goods</w:t>
      </w:r>
    </w:p>
    <w:p w:rsidR="00000000" w:rsidDel="00000000" w:rsidP="00000000" w:rsidRDefault="00000000" w:rsidRPr="00000000" w14:paraId="000001E8">
      <w:pPr>
        <w:numPr>
          <w:ilvl w:val="0"/>
          <w:numId w:val="3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Frozen goods</w:t>
      </w:r>
    </w:p>
    <w:p w:rsidR="00000000" w:rsidDel="00000000" w:rsidP="00000000" w:rsidRDefault="00000000" w:rsidRPr="00000000" w14:paraId="000001E9">
      <w:pPr>
        <w:numPr>
          <w:ilvl w:val="0"/>
          <w:numId w:val="3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Perishable food</w:t>
      </w:r>
    </w:p>
    <w:p w:rsidR="00000000" w:rsidDel="00000000" w:rsidP="00000000" w:rsidRDefault="00000000" w:rsidRPr="00000000" w14:paraId="000001EA">
      <w:pPr>
        <w:numPr>
          <w:ilvl w:val="0"/>
          <w:numId w:val="3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Pharmaceuticals</w:t>
      </w:r>
    </w:p>
    <w:p w:rsidR="00000000" w:rsidDel="00000000" w:rsidP="00000000" w:rsidRDefault="00000000" w:rsidRPr="00000000" w14:paraId="000001E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🔒 Requires refrigerated vehicle</w:t>
      </w:r>
    </w:p>
    <w:p w:rsidR="00000000" w:rsidDel="00000000" w:rsidP="00000000" w:rsidRDefault="00000000" w:rsidRPr="00000000" w14:paraId="000001E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ln1djp78pm21" w:id="106"/>
      <w:bookmarkEnd w:id="106"/>
      <w:r w:rsidDel="00000000" w:rsidR="00000000" w:rsidRPr="00000000">
        <w:rPr>
          <w:color w:val="0a0a0a"/>
          <w:sz w:val="22"/>
          <w:szCs w:val="22"/>
          <w:rtl w:val="0"/>
        </w:rPr>
        <w:t xml:space="preserve">🧪 DANGEROUS GOODS (DG)</w:t>
      </w:r>
    </w:p>
    <w:p w:rsidR="00000000" w:rsidDel="00000000" w:rsidP="00000000" w:rsidRDefault="00000000" w:rsidRPr="00000000" w14:paraId="000001EE">
      <w:pPr>
        <w:numPr>
          <w:ilvl w:val="0"/>
          <w:numId w:val="2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Flammable liquids</w:t>
      </w:r>
    </w:p>
    <w:p w:rsidR="00000000" w:rsidDel="00000000" w:rsidP="00000000" w:rsidRDefault="00000000" w:rsidRPr="00000000" w14:paraId="000001EF">
      <w:pPr>
        <w:numPr>
          <w:ilvl w:val="0"/>
          <w:numId w:val="2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Flammable solids</w:t>
      </w:r>
    </w:p>
    <w:p w:rsidR="00000000" w:rsidDel="00000000" w:rsidP="00000000" w:rsidRDefault="00000000" w:rsidRPr="00000000" w14:paraId="000001F0">
      <w:pPr>
        <w:numPr>
          <w:ilvl w:val="0"/>
          <w:numId w:val="2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Corrosive substances</w:t>
      </w:r>
    </w:p>
    <w:p w:rsidR="00000000" w:rsidDel="00000000" w:rsidP="00000000" w:rsidRDefault="00000000" w:rsidRPr="00000000" w14:paraId="000001F1">
      <w:pPr>
        <w:numPr>
          <w:ilvl w:val="0"/>
          <w:numId w:val="2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Toxic materials</w:t>
      </w:r>
    </w:p>
    <w:p w:rsidR="00000000" w:rsidDel="00000000" w:rsidP="00000000" w:rsidRDefault="00000000" w:rsidRPr="00000000" w14:paraId="000001F2">
      <w:pPr>
        <w:numPr>
          <w:ilvl w:val="0"/>
          <w:numId w:val="2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Aerosols</w:t>
      </w:r>
    </w:p>
    <w:p w:rsidR="00000000" w:rsidDel="00000000" w:rsidP="00000000" w:rsidRDefault="00000000" w:rsidRPr="00000000" w14:paraId="000001F3">
      <w:pPr>
        <w:numPr>
          <w:ilvl w:val="0"/>
          <w:numId w:val="2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Batteries (Lithium, industrial)</w:t>
      </w:r>
    </w:p>
    <w:p w:rsidR="00000000" w:rsidDel="00000000" w:rsidP="00000000" w:rsidRDefault="00000000" w:rsidRPr="00000000" w14:paraId="000001F4">
      <w:pPr>
        <w:numPr>
          <w:ilvl w:val="0"/>
          <w:numId w:val="2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Gas cylinders</w:t>
      </w:r>
    </w:p>
    <w:p w:rsidR="00000000" w:rsidDel="00000000" w:rsidP="00000000" w:rsidRDefault="00000000" w:rsidRPr="00000000" w14:paraId="000001F5">
      <w:pPr>
        <w:numPr>
          <w:ilvl w:val="0"/>
          <w:numId w:val="2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Chemicals</w:t>
      </w:r>
    </w:p>
    <w:p w:rsidR="00000000" w:rsidDel="00000000" w:rsidP="00000000" w:rsidRDefault="00000000" w:rsidRPr="00000000" w14:paraId="000001F6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⚠️ Requires:</w:t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DG-licensed carrier</w:t>
      </w:r>
    </w:p>
    <w:p w:rsidR="00000000" w:rsidDel="00000000" w:rsidP="00000000" w:rsidRDefault="00000000" w:rsidRPr="00000000" w14:paraId="000001F8">
      <w:pPr>
        <w:numPr>
          <w:ilvl w:val="0"/>
          <w:numId w:val="5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Correct placards &amp; paperwork</w:t>
      </w:r>
    </w:p>
    <w:p w:rsidR="00000000" w:rsidDel="00000000" w:rsidP="00000000" w:rsidRDefault="00000000" w:rsidRPr="00000000" w14:paraId="000001F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tjtmo173g606" w:id="107"/>
      <w:bookmarkEnd w:id="107"/>
      <w:r w:rsidDel="00000000" w:rsidR="00000000" w:rsidRPr="00000000">
        <w:rPr>
          <w:color w:val="0a0a0a"/>
          <w:sz w:val="22"/>
          <w:szCs w:val="22"/>
          <w:rtl w:val="0"/>
        </w:rPr>
        <w:t xml:space="preserve">💧 LIQUID / BULK LIQUID</w:t>
      </w:r>
    </w:p>
    <w:p w:rsidR="00000000" w:rsidDel="00000000" w:rsidP="00000000" w:rsidRDefault="00000000" w:rsidRPr="00000000" w14:paraId="000001FB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Drums</w:t>
      </w:r>
    </w:p>
    <w:p w:rsidR="00000000" w:rsidDel="00000000" w:rsidP="00000000" w:rsidRDefault="00000000" w:rsidRPr="00000000" w14:paraId="000001FC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IBCs</w:t>
      </w:r>
    </w:p>
    <w:p w:rsidR="00000000" w:rsidDel="00000000" w:rsidP="00000000" w:rsidRDefault="00000000" w:rsidRPr="00000000" w14:paraId="000001FD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Tanker loads</w:t>
      </w:r>
    </w:p>
    <w:p w:rsidR="00000000" w:rsidDel="00000000" w:rsidP="00000000" w:rsidRDefault="00000000" w:rsidRPr="00000000" w14:paraId="000001FE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Oils</w:t>
      </w:r>
    </w:p>
    <w:p w:rsidR="00000000" w:rsidDel="00000000" w:rsidP="00000000" w:rsidRDefault="00000000" w:rsidRPr="00000000" w14:paraId="000001FF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Paints</w:t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Food-grade liquids</w:t>
      </w:r>
    </w:p>
    <w:p w:rsidR="00000000" w:rsidDel="00000000" w:rsidP="00000000" w:rsidRDefault="00000000" w:rsidRPr="00000000" w14:paraId="0000020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🧰 May require:</w:t>
      </w:r>
    </w:p>
    <w:p w:rsidR="00000000" w:rsidDel="00000000" w:rsidP="00000000" w:rsidRDefault="00000000" w:rsidRPr="00000000" w14:paraId="00000202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Spill containment</w:t>
      </w:r>
    </w:p>
    <w:p w:rsidR="00000000" w:rsidDel="00000000" w:rsidP="00000000" w:rsidRDefault="00000000" w:rsidRPr="00000000" w14:paraId="00000203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Food-grade certification</w:t>
      </w:r>
    </w:p>
    <w:p w:rsidR="00000000" w:rsidDel="00000000" w:rsidP="00000000" w:rsidRDefault="00000000" w:rsidRPr="00000000" w14:paraId="0000020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jlj0s2j2htd8" w:id="108"/>
      <w:bookmarkEnd w:id="108"/>
      <w:r w:rsidDel="00000000" w:rsidR="00000000" w:rsidRPr="00000000">
        <w:rPr>
          <w:color w:val="0a0a0a"/>
          <w:sz w:val="22"/>
          <w:szCs w:val="22"/>
          <w:rtl w:val="0"/>
        </w:rPr>
        <w:t xml:space="preserve">🪨 HEAVY FREIGHT</w:t>
      </w:r>
    </w:p>
    <w:p w:rsidR="00000000" w:rsidDel="00000000" w:rsidP="00000000" w:rsidRDefault="00000000" w:rsidRPr="00000000" w14:paraId="00000206">
      <w:pPr>
        <w:numPr>
          <w:ilvl w:val="0"/>
          <w:numId w:val="5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Machinery</w:t>
      </w:r>
    </w:p>
    <w:p w:rsidR="00000000" w:rsidDel="00000000" w:rsidP="00000000" w:rsidRDefault="00000000" w:rsidRPr="00000000" w14:paraId="00000207">
      <w:pPr>
        <w:numPr>
          <w:ilvl w:val="0"/>
          <w:numId w:val="5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Engines</w:t>
      </w:r>
    </w:p>
    <w:p w:rsidR="00000000" w:rsidDel="00000000" w:rsidP="00000000" w:rsidRDefault="00000000" w:rsidRPr="00000000" w14:paraId="00000208">
      <w:pPr>
        <w:numPr>
          <w:ilvl w:val="0"/>
          <w:numId w:val="5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Industrial equipment</w:t>
      </w:r>
    </w:p>
    <w:p w:rsidR="00000000" w:rsidDel="00000000" w:rsidP="00000000" w:rsidRDefault="00000000" w:rsidRPr="00000000" w14:paraId="00000209">
      <w:pPr>
        <w:numPr>
          <w:ilvl w:val="0"/>
          <w:numId w:val="5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Mining equipment</w:t>
      </w:r>
    </w:p>
    <w:p w:rsidR="00000000" w:rsidDel="00000000" w:rsidP="00000000" w:rsidRDefault="00000000" w:rsidRPr="00000000" w14:paraId="0000020A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⚠️ Weight-critical</w:t>
        <w:br w:type="textWrapping"/>
        <w:t xml:space="preserve"> Often requires higher-capacity vehicles</w:t>
      </w:r>
    </w:p>
    <w:p w:rsidR="00000000" w:rsidDel="00000000" w:rsidP="00000000" w:rsidRDefault="00000000" w:rsidRPr="00000000" w14:paraId="0000020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xzw7teacifrq" w:id="109"/>
      <w:bookmarkEnd w:id="109"/>
      <w:r w:rsidDel="00000000" w:rsidR="00000000" w:rsidRPr="00000000">
        <w:rPr>
          <w:color w:val="0a0a0a"/>
          <w:sz w:val="22"/>
          <w:szCs w:val="22"/>
          <w:rtl w:val="0"/>
        </w:rPr>
        <w:t xml:space="preserve">🏗 OVERSIZE / OVER-DIMENSION</w:t>
      </w:r>
    </w:p>
    <w:p w:rsidR="00000000" w:rsidDel="00000000" w:rsidP="00000000" w:rsidRDefault="00000000" w:rsidRPr="00000000" w14:paraId="0000020D">
      <w:pPr>
        <w:numPr>
          <w:ilvl w:val="0"/>
          <w:numId w:val="3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Long steel</w:t>
      </w:r>
    </w:p>
    <w:p w:rsidR="00000000" w:rsidDel="00000000" w:rsidP="00000000" w:rsidRDefault="00000000" w:rsidRPr="00000000" w14:paraId="0000020E">
      <w:pPr>
        <w:numPr>
          <w:ilvl w:val="0"/>
          <w:numId w:val="3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Pipes</w:t>
      </w:r>
    </w:p>
    <w:p w:rsidR="00000000" w:rsidDel="00000000" w:rsidP="00000000" w:rsidRDefault="00000000" w:rsidRPr="00000000" w14:paraId="0000020F">
      <w:pPr>
        <w:numPr>
          <w:ilvl w:val="0"/>
          <w:numId w:val="3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Beams</w:t>
      </w:r>
    </w:p>
    <w:p w:rsidR="00000000" w:rsidDel="00000000" w:rsidP="00000000" w:rsidRDefault="00000000" w:rsidRPr="00000000" w14:paraId="00000210">
      <w:pPr>
        <w:numPr>
          <w:ilvl w:val="0"/>
          <w:numId w:val="3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Structural steel</w:t>
      </w:r>
    </w:p>
    <w:p w:rsidR="00000000" w:rsidDel="00000000" w:rsidP="00000000" w:rsidRDefault="00000000" w:rsidRPr="00000000" w14:paraId="00000211">
      <w:pPr>
        <w:numPr>
          <w:ilvl w:val="0"/>
          <w:numId w:val="3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Precast concrete</w:t>
      </w:r>
    </w:p>
    <w:p w:rsidR="00000000" w:rsidDel="00000000" w:rsidP="00000000" w:rsidRDefault="00000000" w:rsidRPr="00000000" w14:paraId="00000212">
      <w:pPr>
        <w:numPr>
          <w:ilvl w:val="0"/>
          <w:numId w:val="3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Large equipment</w:t>
      </w:r>
    </w:p>
    <w:p w:rsidR="00000000" w:rsidDel="00000000" w:rsidP="00000000" w:rsidRDefault="00000000" w:rsidRPr="00000000" w14:paraId="0000021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⚠️ May require:</w:t>
      </w:r>
    </w:p>
    <w:p w:rsidR="00000000" w:rsidDel="00000000" w:rsidP="00000000" w:rsidRDefault="00000000" w:rsidRPr="00000000" w14:paraId="00000214">
      <w:pPr>
        <w:numPr>
          <w:ilvl w:val="0"/>
          <w:numId w:val="7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Flatbed / extendable trailer</w:t>
      </w:r>
    </w:p>
    <w:p w:rsidR="00000000" w:rsidDel="00000000" w:rsidP="00000000" w:rsidRDefault="00000000" w:rsidRPr="00000000" w14:paraId="00000215">
      <w:pPr>
        <w:numPr>
          <w:ilvl w:val="0"/>
          <w:numId w:val="7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Permits</w:t>
      </w:r>
    </w:p>
    <w:p w:rsidR="00000000" w:rsidDel="00000000" w:rsidP="00000000" w:rsidRDefault="00000000" w:rsidRPr="00000000" w14:paraId="00000216">
      <w:pPr>
        <w:numPr>
          <w:ilvl w:val="0"/>
          <w:numId w:val="70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Pilot / escort vehicles</w:t>
      </w:r>
    </w:p>
    <w:p w:rsidR="00000000" w:rsidDel="00000000" w:rsidP="00000000" w:rsidRDefault="00000000" w:rsidRPr="00000000" w14:paraId="00000217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3dok491rume" w:id="110"/>
      <w:bookmarkEnd w:id="110"/>
      <w:r w:rsidDel="00000000" w:rsidR="00000000" w:rsidRPr="00000000">
        <w:rPr>
          <w:color w:val="0a0a0a"/>
          <w:sz w:val="22"/>
          <w:szCs w:val="22"/>
          <w:rtl w:val="0"/>
        </w:rPr>
        <w:t xml:space="preserve">🔩 STEEL &amp; METAL</w:t>
      </w:r>
    </w:p>
    <w:p w:rsidR="00000000" w:rsidDel="00000000" w:rsidP="00000000" w:rsidRDefault="00000000" w:rsidRPr="00000000" w14:paraId="00000219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Steel coils</w:t>
      </w:r>
    </w:p>
    <w:p w:rsidR="00000000" w:rsidDel="00000000" w:rsidP="00000000" w:rsidRDefault="00000000" w:rsidRPr="00000000" w14:paraId="0000021A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Steel plates</w:t>
      </w:r>
    </w:p>
    <w:p w:rsidR="00000000" w:rsidDel="00000000" w:rsidP="00000000" w:rsidRDefault="00000000" w:rsidRPr="00000000" w14:paraId="0000021B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Rebar</w:t>
      </w:r>
    </w:p>
    <w:p w:rsidR="00000000" w:rsidDel="00000000" w:rsidP="00000000" w:rsidRDefault="00000000" w:rsidRPr="00000000" w14:paraId="0000021C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Aluminium</w:t>
      </w:r>
    </w:p>
    <w:p w:rsidR="00000000" w:rsidDel="00000000" w:rsidP="00000000" w:rsidRDefault="00000000" w:rsidRPr="00000000" w14:paraId="0000021D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Metal sheets</w:t>
      </w:r>
    </w:p>
    <w:p w:rsidR="00000000" w:rsidDel="00000000" w:rsidP="00000000" w:rsidRDefault="00000000" w:rsidRPr="00000000" w14:paraId="0000021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⚠️ Requires:</w:t>
      </w:r>
    </w:p>
    <w:p w:rsidR="00000000" w:rsidDel="00000000" w:rsidP="00000000" w:rsidRDefault="00000000" w:rsidRPr="00000000" w14:paraId="0000021F">
      <w:pPr>
        <w:numPr>
          <w:ilvl w:val="0"/>
          <w:numId w:val="2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Chains &amp; restraints</w:t>
      </w:r>
    </w:p>
    <w:p w:rsidR="00000000" w:rsidDel="00000000" w:rsidP="00000000" w:rsidRDefault="00000000" w:rsidRPr="00000000" w14:paraId="00000220">
      <w:pPr>
        <w:numPr>
          <w:ilvl w:val="0"/>
          <w:numId w:val="2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NHVR load restraint compliance</w:t>
      </w:r>
    </w:p>
    <w:p w:rsidR="00000000" w:rsidDel="00000000" w:rsidP="00000000" w:rsidRDefault="00000000" w:rsidRPr="00000000" w14:paraId="0000022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hln3ye3p23b4" w:id="111"/>
      <w:bookmarkEnd w:id="111"/>
      <w:r w:rsidDel="00000000" w:rsidR="00000000" w:rsidRPr="00000000">
        <w:rPr>
          <w:color w:val="0a0a0a"/>
          <w:sz w:val="22"/>
          <w:szCs w:val="22"/>
          <w:rtl w:val="0"/>
        </w:rPr>
        <w:t xml:space="preserve">🪵 TIMBER &amp; BUILDING MATERIALS</w:t>
      </w:r>
    </w:p>
    <w:p w:rsidR="00000000" w:rsidDel="00000000" w:rsidP="00000000" w:rsidRDefault="00000000" w:rsidRPr="00000000" w14:paraId="00000223">
      <w:pPr>
        <w:numPr>
          <w:ilvl w:val="0"/>
          <w:numId w:val="8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Timber packs</w:t>
      </w:r>
    </w:p>
    <w:p w:rsidR="00000000" w:rsidDel="00000000" w:rsidP="00000000" w:rsidRDefault="00000000" w:rsidRPr="00000000" w14:paraId="00000224">
      <w:pPr>
        <w:numPr>
          <w:ilvl w:val="0"/>
          <w:numId w:val="8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Plywood</w:t>
      </w:r>
    </w:p>
    <w:p w:rsidR="00000000" w:rsidDel="00000000" w:rsidP="00000000" w:rsidRDefault="00000000" w:rsidRPr="00000000" w14:paraId="00000225">
      <w:pPr>
        <w:numPr>
          <w:ilvl w:val="0"/>
          <w:numId w:val="8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Gyprock</w:t>
      </w:r>
    </w:p>
    <w:p w:rsidR="00000000" w:rsidDel="00000000" w:rsidP="00000000" w:rsidRDefault="00000000" w:rsidRPr="00000000" w14:paraId="00000226">
      <w:pPr>
        <w:numPr>
          <w:ilvl w:val="0"/>
          <w:numId w:val="8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Bricks</w:t>
      </w:r>
    </w:p>
    <w:p w:rsidR="00000000" w:rsidDel="00000000" w:rsidP="00000000" w:rsidRDefault="00000000" w:rsidRPr="00000000" w14:paraId="00000227">
      <w:pPr>
        <w:numPr>
          <w:ilvl w:val="0"/>
          <w:numId w:val="8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Roofing materials</w:t>
      </w:r>
    </w:p>
    <w:p w:rsidR="00000000" w:rsidDel="00000000" w:rsidP="00000000" w:rsidRDefault="00000000" w:rsidRPr="00000000" w14:paraId="0000022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aelt23avg51s" w:id="112"/>
      <w:bookmarkEnd w:id="112"/>
      <w:r w:rsidDel="00000000" w:rsidR="00000000" w:rsidRPr="00000000">
        <w:rPr>
          <w:color w:val="0a0a0a"/>
          <w:sz w:val="22"/>
          <w:szCs w:val="22"/>
          <w:rtl w:val="0"/>
        </w:rPr>
        <w:t xml:space="preserve">🚜 PLANT &amp; VEHICLES</w:t>
      </w:r>
    </w:p>
    <w:p w:rsidR="00000000" w:rsidDel="00000000" w:rsidP="00000000" w:rsidRDefault="00000000" w:rsidRPr="00000000" w14:paraId="0000022A">
      <w:pPr>
        <w:numPr>
          <w:ilvl w:val="0"/>
          <w:numId w:val="7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Forklifts</w:t>
      </w:r>
    </w:p>
    <w:p w:rsidR="00000000" w:rsidDel="00000000" w:rsidP="00000000" w:rsidRDefault="00000000" w:rsidRPr="00000000" w14:paraId="0000022B">
      <w:pPr>
        <w:numPr>
          <w:ilvl w:val="0"/>
          <w:numId w:val="7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Excavators</w:t>
      </w:r>
    </w:p>
    <w:p w:rsidR="00000000" w:rsidDel="00000000" w:rsidP="00000000" w:rsidRDefault="00000000" w:rsidRPr="00000000" w14:paraId="0000022C">
      <w:pPr>
        <w:numPr>
          <w:ilvl w:val="0"/>
          <w:numId w:val="7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Skid steers</w:t>
      </w:r>
    </w:p>
    <w:p w:rsidR="00000000" w:rsidDel="00000000" w:rsidP="00000000" w:rsidRDefault="00000000" w:rsidRPr="00000000" w14:paraId="0000022D">
      <w:pPr>
        <w:numPr>
          <w:ilvl w:val="0"/>
          <w:numId w:val="7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Cars</w:t>
      </w:r>
    </w:p>
    <w:p w:rsidR="00000000" w:rsidDel="00000000" w:rsidP="00000000" w:rsidRDefault="00000000" w:rsidRPr="00000000" w14:paraId="0000022E">
      <w:pPr>
        <w:numPr>
          <w:ilvl w:val="0"/>
          <w:numId w:val="7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Tractors</w:t>
      </w:r>
    </w:p>
    <w:p w:rsidR="00000000" w:rsidDel="00000000" w:rsidP="00000000" w:rsidRDefault="00000000" w:rsidRPr="00000000" w14:paraId="0000022F">
      <w:pPr>
        <w:numPr>
          <w:ilvl w:val="0"/>
          <w:numId w:val="7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Agricultural equipment</w:t>
      </w:r>
    </w:p>
    <w:p w:rsidR="00000000" w:rsidDel="00000000" w:rsidP="00000000" w:rsidRDefault="00000000" w:rsidRPr="00000000" w14:paraId="0000023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⚠️ Often requires ramps or low loader</w:t>
      </w:r>
    </w:p>
    <w:p w:rsidR="00000000" w:rsidDel="00000000" w:rsidP="00000000" w:rsidRDefault="00000000" w:rsidRPr="00000000" w14:paraId="00000231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p4do3s90pyzj" w:id="113"/>
      <w:bookmarkEnd w:id="113"/>
      <w:r w:rsidDel="00000000" w:rsidR="00000000" w:rsidRPr="00000000">
        <w:rPr>
          <w:color w:val="0a0a0a"/>
          <w:sz w:val="22"/>
          <w:szCs w:val="22"/>
          <w:rtl w:val="0"/>
        </w:rPr>
        <w:t xml:space="preserve">🧱 BULK / LOOSE LOAD</w:t>
      </w:r>
    </w:p>
    <w:p w:rsidR="00000000" w:rsidDel="00000000" w:rsidP="00000000" w:rsidRDefault="00000000" w:rsidRPr="00000000" w14:paraId="00000233">
      <w:pPr>
        <w:numPr>
          <w:ilvl w:val="0"/>
          <w:numId w:val="4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Sand</w:t>
      </w:r>
    </w:p>
    <w:p w:rsidR="00000000" w:rsidDel="00000000" w:rsidP="00000000" w:rsidRDefault="00000000" w:rsidRPr="00000000" w14:paraId="00000234">
      <w:pPr>
        <w:numPr>
          <w:ilvl w:val="0"/>
          <w:numId w:val="4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Gravel</w:t>
      </w:r>
    </w:p>
    <w:p w:rsidR="00000000" w:rsidDel="00000000" w:rsidP="00000000" w:rsidRDefault="00000000" w:rsidRPr="00000000" w14:paraId="00000235">
      <w:pPr>
        <w:numPr>
          <w:ilvl w:val="0"/>
          <w:numId w:val="4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Soil</w:t>
      </w:r>
    </w:p>
    <w:p w:rsidR="00000000" w:rsidDel="00000000" w:rsidP="00000000" w:rsidRDefault="00000000" w:rsidRPr="00000000" w14:paraId="00000236">
      <w:pPr>
        <w:numPr>
          <w:ilvl w:val="0"/>
          <w:numId w:val="4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Scrap metal</w:t>
      </w:r>
    </w:p>
    <w:p w:rsidR="00000000" w:rsidDel="00000000" w:rsidP="00000000" w:rsidRDefault="00000000" w:rsidRPr="00000000" w14:paraId="00000237">
      <w:pPr>
        <w:numPr>
          <w:ilvl w:val="0"/>
          <w:numId w:val="4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Waste materials</w:t>
      </w:r>
    </w:p>
    <w:p w:rsidR="00000000" w:rsidDel="00000000" w:rsidP="00000000" w:rsidRDefault="00000000" w:rsidRPr="00000000" w14:paraId="00000238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⚠️ Tip truck or walking floor</w:t>
      </w:r>
    </w:p>
    <w:p w:rsidR="00000000" w:rsidDel="00000000" w:rsidP="00000000" w:rsidRDefault="00000000" w:rsidRPr="00000000" w14:paraId="00000239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aib6p0vcfjc4" w:id="114"/>
      <w:bookmarkEnd w:id="114"/>
      <w:r w:rsidDel="00000000" w:rsidR="00000000" w:rsidRPr="00000000">
        <w:rPr>
          <w:color w:val="0a0a0a"/>
          <w:sz w:val="22"/>
          <w:szCs w:val="22"/>
          <w:rtl w:val="0"/>
        </w:rPr>
        <w:t xml:space="preserve">🏭 CONTAINERS (PORT / WHARF)</w:t>
      </w:r>
    </w:p>
    <w:p w:rsidR="00000000" w:rsidDel="00000000" w:rsidP="00000000" w:rsidRDefault="00000000" w:rsidRPr="00000000" w14:paraId="0000023B">
      <w:pPr>
        <w:numPr>
          <w:ilvl w:val="0"/>
          <w:numId w:val="2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20ft container</w:t>
      </w:r>
    </w:p>
    <w:p w:rsidR="00000000" w:rsidDel="00000000" w:rsidP="00000000" w:rsidRDefault="00000000" w:rsidRPr="00000000" w14:paraId="0000023C">
      <w:pPr>
        <w:numPr>
          <w:ilvl w:val="0"/>
          <w:numId w:val="2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40ft container</w:t>
      </w:r>
    </w:p>
    <w:p w:rsidR="00000000" w:rsidDel="00000000" w:rsidP="00000000" w:rsidRDefault="00000000" w:rsidRPr="00000000" w14:paraId="0000023D">
      <w:pPr>
        <w:numPr>
          <w:ilvl w:val="0"/>
          <w:numId w:val="2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Empty container</w:t>
      </w:r>
    </w:p>
    <w:p w:rsidR="00000000" w:rsidDel="00000000" w:rsidP="00000000" w:rsidRDefault="00000000" w:rsidRPr="00000000" w14:paraId="0000023E">
      <w:pPr>
        <w:numPr>
          <w:ilvl w:val="0"/>
          <w:numId w:val="2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Reefer container</w:t>
      </w:r>
    </w:p>
    <w:p w:rsidR="00000000" w:rsidDel="00000000" w:rsidP="00000000" w:rsidRDefault="00000000" w:rsidRPr="00000000" w14:paraId="0000023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⚠️ Wharf access &amp; time slots apply</w:t>
      </w:r>
    </w:p>
    <w:p w:rsidR="00000000" w:rsidDel="00000000" w:rsidP="00000000" w:rsidRDefault="00000000" w:rsidRPr="00000000" w14:paraId="00000240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kctd0xm7txzy" w:id="115"/>
      <w:bookmarkEnd w:id="115"/>
      <w:r w:rsidDel="00000000" w:rsidR="00000000" w:rsidRPr="00000000">
        <w:rPr>
          <w:color w:val="0a0a0a"/>
          <w:sz w:val="22"/>
          <w:szCs w:val="22"/>
          <w:rtl w:val="0"/>
        </w:rPr>
        <w:t xml:space="preserve">🛋 FURNITURE &amp; HOUSEHOLD</w:t>
      </w:r>
    </w:p>
    <w:p w:rsidR="00000000" w:rsidDel="00000000" w:rsidP="00000000" w:rsidRDefault="00000000" w:rsidRPr="00000000" w14:paraId="00000242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Commercial furniture</w:t>
      </w:r>
    </w:p>
    <w:p w:rsidR="00000000" w:rsidDel="00000000" w:rsidP="00000000" w:rsidRDefault="00000000" w:rsidRPr="00000000" w14:paraId="00000243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Office fit-outs</w:t>
      </w:r>
    </w:p>
    <w:p w:rsidR="00000000" w:rsidDel="00000000" w:rsidP="00000000" w:rsidRDefault="00000000" w:rsidRPr="00000000" w14:paraId="00000244">
      <w:pPr>
        <w:numPr>
          <w:ilvl w:val="0"/>
          <w:numId w:val="9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Large items (non-removalist)</w:t>
      </w:r>
    </w:p>
    <w:p w:rsidR="00000000" w:rsidDel="00000000" w:rsidP="00000000" w:rsidRDefault="00000000" w:rsidRPr="00000000" w14:paraId="0000024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469t3gil37r3" w:id="116"/>
      <w:bookmarkEnd w:id="116"/>
      <w:r w:rsidDel="00000000" w:rsidR="00000000" w:rsidRPr="00000000">
        <w:rPr>
          <w:color w:val="0a0a0a"/>
          <w:sz w:val="22"/>
          <w:szCs w:val="22"/>
          <w:rtl w:val="0"/>
        </w:rPr>
        <w:t xml:space="preserve">🧰 HIGH-VALUE / SENSITIVE</w:t>
      </w:r>
    </w:p>
    <w:p w:rsidR="00000000" w:rsidDel="00000000" w:rsidP="00000000" w:rsidRDefault="00000000" w:rsidRPr="00000000" w14:paraId="00000247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Electronics</w:t>
      </w:r>
    </w:p>
    <w:p w:rsidR="00000000" w:rsidDel="00000000" w:rsidP="00000000" w:rsidRDefault="00000000" w:rsidRPr="00000000" w14:paraId="00000248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Medical equipment</w:t>
      </w:r>
    </w:p>
    <w:p w:rsidR="00000000" w:rsidDel="00000000" w:rsidP="00000000" w:rsidRDefault="00000000" w:rsidRPr="00000000" w14:paraId="00000249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Fragile machinery</w:t>
      </w:r>
    </w:p>
    <w:p w:rsidR="00000000" w:rsidDel="00000000" w:rsidP="00000000" w:rsidRDefault="00000000" w:rsidRPr="00000000" w14:paraId="0000024A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Controlled goods</w:t>
      </w:r>
    </w:p>
    <w:p w:rsidR="00000000" w:rsidDel="00000000" w:rsidP="00000000" w:rsidRDefault="00000000" w:rsidRPr="00000000" w14:paraId="0000024B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🔒 May require:</w:t>
      </w:r>
    </w:p>
    <w:p w:rsidR="00000000" w:rsidDel="00000000" w:rsidP="00000000" w:rsidRDefault="00000000" w:rsidRPr="00000000" w14:paraId="0000024C">
      <w:pPr>
        <w:numPr>
          <w:ilvl w:val="0"/>
          <w:numId w:val="4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GPS tracking</w:t>
      </w:r>
    </w:p>
    <w:p w:rsidR="00000000" w:rsidDel="00000000" w:rsidP="00000000" w:rsidRDefault="00000000" w:rsidRPr="00000000" w14:paraId="0000024D">
      <w:pPr>
        <w:numPr>
          <w:ilvl w:val="0"/>
          <w:numId w:val="4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Insurance confirmation</w:t>
      </w:r>
    </w:p>
    <w:p w:rsidR="00000000" w:rsidDel="00000000" w:rsidP="00000000" w:rsidRDefault="00000000" w:rsidRPr="00000000" w14:paraId="0000024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360" w:line="360" w:lineRule="auto"/>
        <w:rPr>
          <w:color w:val="0a0a0a"/>
          <w:sz w:val="22"/>
          <w:szCs w:val="22"/>
        </w:rPr>
      </w:pPr>
      <w:bookmarkStart w:colFirst="0" w:colLast="0" w:name="_heading=h.c9b93ggw031h" w:id="117"/>
      <w:bookmarkEnd w:id="117"/>
      <w:r w:rsidDel="00000000" w:rsidR="00000000" w:rsidRPr="00000000">
        <w:rPr>
          <w:color w:val="0a0a0a"/>
          <w:sz w:val="22"/>
          <w:szCs w:val="22"/>
          <w:rtl w:val="0"/>
        </w:rPr>
        <w:t xml:space="preserve">🚮 WASTE / RECYCLING</w:t>
      </w:r>
    </w:p>
    <w:p w:rsidR="00000000" w:rsidDel="00000000" w:rsidP="00000000" w:rsidRDefault="00000000" w:rsidRPr="00000000" w14:paraId="00000250">
      <w:pPr>
        <w:numPr>
          <w:ilvl w:val="0"/>
          <w:numId w:val="2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Industrial waste</w:t>
      </w:r>
    </w:p>
    <w:p w:rsidR="00000000" w:rsidDel="00000000" w:rsidP="00000000" w:rsidRDefault="00000000" w:rsidRPr="00000000" w14:paraId="00000251">
      <w:pPr>
        <w:numPr>
          <w:ilvl w:val="0"/>
          <w:numId w:val="2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Construction waste</w:t>
      </w:r>
    </w:p>
    <w:p w:rsidR="00000000" w:rsidDel="00000000" w:rsidP="00000000" w:rsidRDefault="00000000" w:rsidRPr="00000000" w14:paraId="00000252">
      <w:pPr>
        <w:numPr>
          <w:ilvl w:val="0"/>
          <w:numId w:val="2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="360" w:lineRule="auto"/>
        <w:ind w:left="720" w:hanging="360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Recyclables</w:t>
      </w:r>
    </w:p>
    <w:p w:rsidR="00000000" w:rsidDel="00000000" w:rsidP="00000000" w:rsidRDefault="00000000" w:rsidRPr="00000000" w14:paraId="00000253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⚠️ EPA compliance may apply</w:t>
      </w:r>
    </w:p>
    <w:p w:rsidR="00000000" w:rsidDel="00000000" w:rsidP="00000000" w:rsidRDefault="00000000" w:rsidRPr="00000000" w14:paraId="00000254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rPr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40" w:before="360" w:line="360" w:lineRule="auto"/>
        <w:rPr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a0a0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aW1D4tW6WLn3ju7XsBT2G+OzA==">CgMxLjAaHQoBMBIYChYIB0ISEhBBcmlhbCBVbmljb2RlIE1TGh0KATESGAoWCAdCEhIQQXJpYWwgVW5pY29kZSBNUxodCgEyEhgKFggHQhISEEFyaWFsIFVuaWNvZGUgTVMaHQoBMxIYChYIB0ISEhBBcmlhbCBVbmljb2RlIE1TGh0KATQSGAoWCAdCEhIQQXJpYWwgVW5pY29kZSBNUxodCgE1EhgKFggHQhISEEFyaWFsIFVuaWNvZGUgTVMaGgoBNhIVChMIBCoPCgtBQUFCNGpzWmFzZxABGhoKATcSFQoTCAQqDwoLQUFBQjRqc1phc2cQARoaCgE4EhUKEwgEKg8KC0FBQUI0anNaYXNnEAEaJAoBORIfCh0IB0IZCgVBcmltbx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